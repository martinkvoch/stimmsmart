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D05" w:rsidRPr="00977102" w:rsidRDefault="00FA4D05" w:rsidP="0092741B">
      <w:pPr>
        <w:rPr>
          <w:szCs w:val="24"/>
        </w:rPr>
      </w:pPr>
      <w:r w:rsidRPr="00977102">
        <w:rPr>
          <w:szCs w:val="24"/>
        </w:rPr>
        <w:t>Níže uvedeného dne, měsíce a roku následující smluvní strany:</w:t>
      </w:r>
    </w:p>
    <w:p w:rsidR="00164078" w:rsidRPr="00977102" w:rsidRDefault="00164078" w:rsidP="0092741B">
      <w:pPr>
        <w:rPr>
          <w:szCs w:val="24"/>
        </w:rPr>
      </w:pPr>
    </w:p>
    <w:tbl>
      <w:tblPr>
        <w:tblW w:w="0" w:type="auto"/>
        <w:tblLook w:val="01E0" w:firstRow="1" w:lastRow="1" w:firstColumn="1" w:lastColumn="1" w:noHBand="0" w:noVBand="0"/>
      </w:tblPr>
      <w:tblGrid>
        <w:gridCol w:w="9070"/>
      </w:tblGrid>
      <w:tr w:rsidR="00164078" w:rsidRPr="00977102" w:rsidTr="0055620A">
        <w:tc>
          <w:tcPr>
            <w:tcW w:w="9210" w:type="dxa"/>
          </w:tcPr>
          <w:p w:rsidR="00977102" w:rsidRPr="00977102" w:rsidRDefault="00977102" w:rsidP="00512C68">
            <w:pPr>
              <w:spacing w:line="276" w:lineRule="auto"/>
              <w:rPr>
                <w:szCs w:val="24"/>
              </w:rPr>
            </w:pPr>
            <w:r w:rsidRPr="00977102">
              <w:rPr>
                <w:b/>
                <w:szCs w:val="24"/>
              </w:rPr>
              <w:t>ZAT a.</w:t>
            </w:r>
            <w:r w:rsidRPr="00DE6CF2">
              <w:rPr>
                <w:b/>
              </w:rPr>
              <w:t>s</w:t>
            </w:r>
            <w:r w:rsidRPr="00977102">
              <w:rPr>
                <w:b/>
                <w:szCs w:val="24"/>
              </w:rPr>
              <w:t>.</w:t>
            </w:r>
            <w:r w:rsidRPr="00977102">
              <w:rPr>
                <w:szCs w:val="24"/>
              </w:rPr>
              <w:t>,</w:t>
            </w:r>
            <w:r w:rsidRPr="00DE6CF2">
              <w:t xml:space="preserve"> se sídlem </w:t>
            </w:r>
            <w:r w:rsidRPr="00977102">
              <w:rPr>
                <w:szCs w:val="24"/>
              </w:rPr>
              <w:t>Příbram VI, K Podlesí 541</w:t>
            </w:r>
            <w:r w:rsidRPr="00DE6CF2">
              <w:t xml:space="preserve">, PSČ </w:t>
            </w:r>
            <w:r w:rsidRPr="00977102">
              <w:rPr>
                <w:szCs w:val="24"/>
              </w:rPr>
              <w:t>261 80, identifikační číslo: 451 48 431, DIČ: CZ45148431, společnost</w:t>
            </w:r>
            <w:r w:rsidRPr="00DE6CF2">
              <w:t xml:space="preserve"> zapsaná v</w:t>
            </w:r>
            <w:r w:rsidRPr="00977102">
              <w:rPr>
                <w:szCs w:val="24"/>
              </w:rPr>
              <w:t> </w:t>
            </w:r>
            <w:r w:rsidRPr="00DE6CF2">
              <w:t xml:space="preserve">obchodním rejstříku vedeném </w:t>
            </w:r>
            <w:r w:rsidRPr="00977102">
              <w:rPr>
                <w:szCs w:val="24"/>
              </w:rPr>
              <w:t>Městským</w:t>
            </w:r>
            <w:r w:rsidRPr="00DE6CF2">
              <w:t xml:space="preserve"> soudem v</w:t>
            </w:r>
            <w:r w:rsidRPr="00977102">
              <w:rPr>
                <w:szCs w:val="24"/>
              </w:rPr>
              <w:t> Praze</w:t>
            </w:r>
            <w:r w:rsidRPr="00DE6CF2">
              <w:t>, oddíl</w:t>
            </w:r>
            <w:r w:rsidRPr="00977102">
              <w:rPr>
                <w:szCs w:val="24"/>
              </w:rPr>
              <w:t> B</w:t>
            </w:r>
            <w:r w:rsidRPr="00DE6CF2">
              <w:t xml:space="preserve">, vložka </w:t>
            </w:r>
            <w:r w:rsidRPr="00977102">
              <w:rPr>
                <w:szCs w:val="24"/>
              </w:rPr>
              <w:t>1583</w:t>
            </w:r>
            <w:r w:rsidRPr="00DE6CF2">
              <w:t>,</w:t>
            </w:r>
            <w:r w:rsidRPr="00977102">
              <w:rPr>
                <w:szCs w:val="24"/>
              </w:rPr>
              <w:t xml:space="preserve">  </w:t>
            </w:r>
          </w:p>
          <w:p w:rsidR="009428E8" w:rsidRPr="00977102" w:rsidRDefault="009428E8" w:rsidP="0092741B">
            <w:pPr>
              <w:pStyle w:val="ListArabic1"/>
              <w:keepNext/>
              <w:numPr>
                <w:ilvl w:val="0"/>
                <w:numId w:val="0"/>
              </w:numPr>
              <w:spacing w:after="0" w:line="320" w:lineRule="exact"/>
              <w:rPr>
                <w:rStyle w:val="platne1"/>
                <w:sz w:val="24"/>
                <w:szCs w:val="24"/>
              </w:rPr>
            </w:pPr>
          </w:p>
          <w:p w:rsidR="00FE6D37" w:rsidRPr="00977102" w:rsidRDefault="00AD53E0" w:rsidP="0092741B">
            <w:pPr>
              <w:pStyle w:val="ListArabic1"/>
              <w:keepNext/>
              <w:numPr>
                <w:ilvl w:val="0"/>
                <w:numId w:val="0"/>
              </w:numPr>
              <w:spacing w:after="0" w:line="320" w:lineRule="exact"/>
              <w:rPr>
                <w:rStyle w:val="platne1"/>
                <w:sz w:val="24"/>
                <w:szCs w:val="24"/>
              </w:rPr>
            </w:pPr>
            <w:r w:rsidRPr="00977102">
              <w:rPr>
                <w:rStyle w:val="platne1"/>
                <w:sz w:val="24"/>
                <w:szCs w:val="24"/>
              </w:rPr>
              <w:t>O</w:t>
            </w:r>
            <w:r w:rsidR="00FE6D37" w:rsidRPr="00977102">
              <w:rPr>
                <w:rStyle w:val="platne1"/>
                <w:sz w:val="24"/>
                <w:szCs w:val="24"/>
              </w:rPr>
              <w:t xml:space="preserve">soby oprávněné </w:t>
            </w:r>
            <w:r w:rsidR="00A65CA5" w:rsidRPr="00977102">
              <w:rPr>
                <w:rStyle w:val="platne1"/>
                <w:sz w:val="24"/>
                <w:szCs w:val="24"/>
              </w:rPr>
              <w:t xml:space="preserve">jednat </w:t>
            </w:r>
            <w:r w:rsidR="00FE6D37" w:rsidRPr="00977102">
              <w:rPr>
                <w:rStyle w:val="platne1"/>
                <w:sz w:val="24"/>
                <w:szCs w:val="24"/>
              </w:rPr>
              <w:t xml:space="preserve">ve věcech smluvních </w:t>
            </w:r>
            <w:r w:rsidR="00FE6D37" w:rsidRPr="00977102">
              <w:rPr>
                <w:rStyle w:val="platne1"/>
                <w:sz w:val="24"/>
                <w:szCs w:val="24"/>
                <w:highlight w:val="yellow"/>
              </w:rPr>
              <w:t>[BUDE DOPLNĚNO]</w:t>
            </w:r>
          </w:p>
          <w:p w:rsidR="00FE6D37" w:rsidRPr="00977102" w:rsidRDefault="00AD53E0" w:rsidP="0092741B">
            <w:pPr>
              <w:pStyle w:val="Zkladntext"/>
              <w:rPr>
                <w:rStyle w:val="platne1"/>
                <w:szCs w:val="24"/>
                <w:lang w:eastAsia="en-GB"/>
              </w:rPr>
            </w:pPr>
            <w:r w:rsidRPr="00977102">
              <w:rPr>
                <w:rStyle w:val="platne1"/>
                <w:szCs w:val="24"/>
              </w:rPr>
              <w:t>O</w:t>
            </w:r>
            <w:r w:rsidR="00FE6D37" w:rsidRPr="00977102">
              <w:rPr>
                <w:rStyle w:val="platne1"/>
                <w:szCs w:val="24"/>
              </w:rPr>
              <w:t xml:space="preserve">soby oprávněné </w:t>
            </w:r>
            <w:r w:rsidR="00A65CA5" w:rsidRPr="00977102">
              <w:rPr>
                <w:rStyle w:val="platne1"/>
                <w:szCs w:val="24"/>
              </w:rPr>
              <w:t xml:space="preserve">jednat </w:t>
            </w:r>
            <w:r w:rsidR="00FE6D37" w:rsidRPr="00977102">
              <w:rPr>
                <w:rStyle w:val="platne1"/>
                <w:szCs w:val="24"/>
              </w:rPr>
              <w:t xml:space="preserve">ve věcech technických </w:t>
            </w:r>
            <w:r w:rsidR="00FE6D37" w:rsidRPr="00977102">
              <w:rPr>
                <w:rStyle w:val="platne1"/>
                <w:szCs w:val="24"/>
                <w:highlight w:val="yellow"/>
                <w:lang w:eastAsia="en-GB"/>
              </w:rPr>
              <w:t>[BUDE DOPLNĚNO]</w:t>
            </w:r>
          </w:p>
          <w:p w:rsidR="00FE6D37" w:rsidRPr="00977102" w:rsidRDefault="00FE6D37" w:rsidP="0092741B">
            <w:pPr>
              <w:keepNext/>
              <w:rPr>
                <w:szCs w:val="24"/>
              </w:rPr>
            </w:pPr>
          </w:p>
          <w:p w:rsidR="00117B1E" w:rsidRPr="00977102" w:rsidRDefault="00864248" w:rsidP="0092741B">
            <w:pPr>
              <w:keepNext/>
              <w:rPr>
                <w:szCs w:val="24"/>
              </w:rPr>
            </w:pPr>
            <w:r w:rsidRPr="00977102">
              <w:rPr>
                <w:szCs w:val="24"/>
              </w:rPr>
              <w:t>(dále jen „</w:t>
            </w:r>
            <w:r w:rsidR="000D4630" w:rsidRPr="00977102">
              <w:rPr>
                <w:b/>
                <w:szCs w:val="24"/>
              </w:rPr>
              <w:t>Objednatel</w:t>
            </w:r>
            <w:r w:rsidRPr="00977102">
              <w:rPr>
                <w:szCs w:val="24"/>
              </w:rPr>
              <w:t>“)</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164078" w:rsidRPr="00977102" w:rsidRDefault="007B5D58" w:rsidP="0092741B">
            <w:pPr>
              <w:keepNext/>
              <w:rPr>
                <w:szCs w:val="24"/>
              </w:rPr>
            </w:pPr>
            <w:r w:rsidRPr="00977102">
              <w:rPr>
                <w:szCs w:val="24"/>
              </w:rPr>
              <w:t>a</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7B5D58" w:rsidRPr="00977102" w:rsidRDefault="00077624" w:rsidP="0092741B">
            <w:pPr>
              <w:pStyle w:val="ListArabic1"/>
              <w:keepNext/>
              <w:numPr>
                <w:ilvl w:val="0"/>
                <w:numId w:val="0"/>
              </w:numPr>
              <w:spacing w:line="320" w:lineRule="exact"/>
              <w:rPr>
                <w:rStyle w:val="platne1"/>
                <w:sz w:val="24"/>
                <w:szCs w:val="24"/>
              </w:rPr>
            </w:pPr>
            <w:r w:rsidRPr="00977102">
              <w:rPr>
                <w:rStyle w:val="platne1"/>
                <w:sz w:val="24"/>
                <w:szCs w:val="24"/>
                <w:highlight w:val="yellow"/>
              </w:rPr>
              <w:t>[BUDE DOPLNĚNO]</w:t>
            </w:r>
          </w:p>
          <w:p w:rsidR="007B5D58" w:rsidRPr="00977102" w:rsidRDefault="007B5D58" w:rsidP="0092741B">
            <w:pPr>
              <w:pStyle w:val="ListArabic1"/>
              <w:keepNext/>
              <w:numPr>
                <w:ilvl w:val="0"/>
                <w:numId w:val="0"/>
              </w:numPr>
              <w:spacing w:after="0" w:line="320" w:lineRule="exact"/>
              <w:rPr>
                <w:rStyle w:val="platne1"/>
                <w:sz w:val="24"/>
                <w:szCs w:val="24"/>
              </w:rPr>
            </w:pPr>
            <w:r w:rsidRPr="00977102">
              <w:rPr>
                <w:rStyle w:val="platne1"/>
                <w:sz w:val="24"/>
                <w:szCs w:val="24"/>
              </w:rPr>
              <w:t xml:space="preserve">Osoby oprávněné jednat ve věcech smluvních </w:t>
            </w:r>
            <w:r w:rsidRPr="00977102">
              <w:rPr>
                <w:rStyle w:val="platne1"/>
                <w:sz w:val="24"/>
                <w:szCs w:val="24"/>
                <w:highlight w:val="yellow"/>
              </w:rPr>
              <w:t>[BUDE DOPLNĚNO]</w:t>
            </w:r>
          </w:p>
          <w:p w:rsidR="007B5D58" w:rsidRPr="00977102" w:rsidRDefault="007B5D58" w:rsidP="0092741B">
            <w:pPr>
              <w:pStyle w:val="Zkladntext"/>
              <w:rPr>
                <w:rStyle w:val="platne1"/>
                <w:szCs w:val="24"/>
                <w:lang w:eastAsia="en-GB"/>
              </w:rPr>
            </w:pPr>
            <w:r w:rsidRPr="00977102">
              <w:rPr>
                <w:rStyle w:val="platne1"/>
                <w:szCs w:val="24"/>
              </w:rPr>
              <w:t xml:space="preserve">Osoby oprávněné jednat ve věcech technických </w:t>
            </w:r>
            <w:r w:rsidRPr="00977102">
              <w:rPr>
                <w:rStyle w:val="platne1"/>
                <w:szCs w:val="24"/>
                <w:highlight w:val="yellow"/>
                <w:lang w:eastAsia="en-GB"/>
              </w:rPr>
              <w:t>[BUDE DOPLNĚNO]</w:t>
            </w:r>
          </w:p>
          <w:p w:rsidR="00F14D88" w:rsidRPr="00977102" w:rsidRDefault="00F14D88" w:rsidP="0092741B">
            <w:pPr>
              <w:pStyle w:val="Zkladntextodsazen"/>
              <w:keepNext/>
              <w:ind w:left="0"/>
              <w:rPr>
                <w:szCs w:val="24"/>
              </w:rPr>
            </w:pPr>
          </w:p>
          <w:p w:rsidR="00164078" w:rsidRPr="00977102" w:rsidRDefault="00864248" w:rsidP="0092741B">
            <w:pPr>
              <w:pStyle w:val="Zkladntextodsazen"/>
              <w:keepNext/>
              <w:ind w:left="0"/>
              <w:rPr>
                <w:szCs w:val="24"/>
              </w:rPr>
            </w:pPr>
            <w:r w:rsidRPr="00977102">
              <w:rPr>
                <w:szCs w:val="24"/>
              </w:rPr>
              <w:t xml:space="preserve">(dále jen </w:t>
            </w:r>
            <w:r w:rsidR="005C3EEC" w:rsidRPr="00977102">
              <w:rPr>
                <w:szCs w:val="24"/>
              </w:rPr>
              <w:t>„</w:t>
            </w:r>
            <w:r w:rsidR="000D4630" w:rsidRPr="00977102">
              <w:rPr>
                <w:b/>
                <w:szCs w:val="24"/>
              </w:rPr>
              <w:t>Zhotovitel</w:t>
            </w:r>
            <w:r w:rsidR="005C3EEC" w:rsidRPr="00977102">
              <w:rPr>
                <w:szCs w:val="24"/>
              </w:rPr>
              <w:t>“</w:t>
            </w:r>
            <w:r w:rsidRPr="00977102">
              <w:rPr>
                <w:szCs w:val="24"/>
              </w:rPr>
              <w:t>)</w:t>
            </w:r>
          </w:p>
        </w:tc>
      </w:tr>
      <w:tr w:rsidR="00164078" w:rsidRPr="00977102" w:rsidTr="0055620A">
        <w:tc>
          <w:tcPr>
            <w:tcW w:w="9210" w:type="dxa"/>
          </w:tcPr>
          <w:p w:rsidR="00164078" w:rsidRPr="00977102" w:rsidRDefault="00164078" w:rsidP="0092741B">
            <w:pPr>
              <w:keepNext/>
              <w:rPr>
                <w:szCs w:val="24"/>
              </w:rPr>
            </w:pPr>
          </w:p>
        </w:tc>
      </w:tr>
      <w:tr w:rsidR="00164078" w:rsidRPr="00977102" w:rsidTr="0055620A">
        <w:tc>
          <w:tcPr>
            <w:tcW w:w="9210" w:type="dxa"/>
          </w:tcPr>
          <w:p w:rsidR="0021416F" w:rsidRPr="00977102" w:rsidRDefault="00DD2AC9" w:rsidP="0029080F">
            <w:pPr>
              <w:keepNext/>
              <w:rPr>
                <w:szCs w:val="24"/>
              </w:rPr>
            </w:pPr>
            <w:r w:rsidRPr="00977102">
              <w:rPr>
                <w:szCs w:val="24"/>
              </w:rPr>
              <w:t>(</w:t>
            </w:r>
            <w:r w:rsidR="0009727B" w:rsidRPr="00977102">
              <w:rPr>
                <w:szCs w:val="24"/>
              </w:rPr>
              <w:t xml:space="preserve">Objednatel </w:t>
            </w:r>
            <w:r w:rsidR="000D4630" w:rsidRPr="00977102">
              <w:rPr>
                <w:szCs w:val="24"/>
              </w:rPr>
              <w:t xml:space="preserve">a Zhotovitel </w:t>
            </w:r>
            <w:r w:rsidRPr="00977102">
              <w:rPr>
                <w:szCs w:val="24"/>
              </w:rPr>
              <w:t xml:space="preserve">budou v této </w:t>
            </w:r>
            <w:bookmarkStart w:id="0" w:name="Text34"/>
            <w:r w:rsidR="0029080F" w:rsidRPr="00977102">
              <w:rPr>
                <w:szCs w:val="24"/>
              </w:rPr>
              <w:t>s</w:t>
            </w:r>
            <w:r w:rsidR="00CD521B" w:rsidRPr="00977102">
              <w:rPr>
                <w:szCs w:val="24"/>
              </w:rPr>
              <w:t xml:space="preserve">mlouvě </w:t>
            </w:r>
            <w:bookmarkEnd w:id="0"/>
            <w:r w:rsidRPr="00977102">
              <w:rPr>
                <w:szCs w:val="24"/>
              </w:rPr>
              <w:t>označován</w:t>
            </w:r>
            <w:r w:rsidR="004B4B24" w:rsidRPr="00977102">
              <w:rPr>
                <w:szCs w:val="24"/>
              </w:rPr>
              <w:t>i</w:t>
            </w:r>
            <w:r w:rsidRPr="00977102">
              <w:rPr>
                <w:szCs w:val="24"/>
              </w:rPr>
              <w:t xml:space="preserve"> jednotlivě jako „</w:t>
            </w:r>
            <w:r w:rsidRPr="00977102">
              <w:rPr>
                <w:b/>
                <w:szCs w:val="24"/>
              </w:rPr>
              <w:t>Smluvní strana</w:t>
            </w:r>
            <w:r w:rsidRPr="00977102">
              <w:rPr>
                <w:szCs w:val="24"/>
              </w:rPr>
              <w:t>“ a společně jako „</w:t>
            </w:r>
            <w:r w:rsidRPr="00977102">
              <w:rPr>
                <w:b/>
                <w:szCs w:val="24"/>
              </w:rPr>
              <w:t>Smluvní strany</w:t>
            </w:r>
            <w:r w:rsidRPr="00977102">
              <w:rPr>
                <w:szCs w:val="24"/>
              </w:rPr>
              <w:t>“)</w:t>
            </w:r>
          </w:p>
        </w:tc>
      </w:tr>
    </w:tbl>
    <w:p w:rsidR="00864248" w:rsidRPr="00977102" w:rsidRDefault="00864248" w:rsidP="0092741B">
      <w:pPr>
        <w:rPr>
          <w:szCs w:val="24"/>
        </w:rPr>
      </w:pPr>
    </w:p>
    <w:p w:rsidR="00C56E05" w:rsidRPr="00977102" w:rsidRDefault="00164078" w:rsidP="0029080F">
      <w:pPr>
        <w:pStyle w:val="Bezmezer1"/>
        <w:jc w:val="center"/>
        <w:rPr>
          <w:rFonts w:ascii="Times New Roman" w:hAnsi="Times New Roman"/>
          <w:sz w:val="24"/>
          <w:szCs w:val="24"/>
        </w:rPr>
      </w:pPr>
      <w:r w:rsidRPr="00977102">
        <w:rPr>
          <w:rFonts w:ascii="Times New Roman" w:hAnsi="Times New Roman"/>
          <w:sz w:val="24"/>
          <w:szCs w:val="24"/>
        </w:rPr>
        <w:t>uzavřely</w:t>
      </w:r>
      <w:r w:rsidR="00F14D88" w:rsidRPr="00977102">
        <w:rPr>
          <w:rFonts w:ascii="Times New Roman" w:hAnsi="Times New Roman"/>
          <w:sz w:val="24"/>
          <w:szCs w:val="24"/>
        </w:rPr>
        <w:t xml:space="preserve"> v souladu s ustanovením § </w:t>
      </w:r>
      <w:r w:rsidR="00884C10" w:rsidRPr="00977102">
        <w:rPr>
          <w:rFonts w:ascii="Times New Roman" w:hAnsi="Times New Roman"/>
          <w:sz w:val="24"/>
          <w:szCs w:val="24"/>
        </w:rPr>
        <w:t xml:space="preserve">2586 </w:t>
      </w:r>
      <w:r w:rsidR="00F14D88" w:rsidRPr="00977102">
        <w:rPr>
          <w:rFonts w:ascii="Times New Roman" w:hAnsi="Times New Roman"/>
          <w:sz w:val="24"/>
          <w:szCs w:val="24"/>
        </w:rPr>
        <w:t xml:space="preserve">a </w:t>
      </w:r>
      <w:r w:rsidR="00884C10" w:rsidRPr="00977102">
        <w:rPr>
          <w:rFonts w:ascii="Times New Roman" w:hAnsi="Times New Roman"/>
          <w:sz w:val="24"/>
          <w:szCs w:val="24"/>
        </w:rPr>
        <w:t xml:space="preserve">násl. </w:t>
      </w:r>
      <w:r w:rsidR="00F14D88" w:rsidRPr="00977102">
        <w:rPr>
          <w:rFonts w:ascii="Times New Roman" w:hAnsi="Times New Roman"/>
          <w:sz w:val="24"/>
          <w:szCs w:val="24"/>
        </w:rPr>
        <w:t xml:space="preserve">zákona č. </w:t>
      </w:r>
      <w:r w:rsidR="00884C10" w:rsidRPr="00977102">
        <w:rPr>
          <w:rFonts w:ascii="Times New Roman" w:hAnsi="Times New Roman"/>
          <w:sz w:val="24"/>
          <w:szCs w:val="24"/>
        </w:rPr>
        <w:t>89/2012</w:t>
      </w:r>
      <w:r w:rsidR="00F14D88" w:rsidRPr="00977102">
        <w:rPr>
          <w:rFonts w:ascii="Times New Roman" w:hAnsi="Times New Roman"/>
          <w:sz w:val="24"/>
          <w:szCs w:val="24"/>
        </w:rPr>
        <w:t xml:space="preserve"> Sb.,</w:t>
      </w:r>
      <w:r w:rsidR="00884C10" w:rsidRPr="00977102">
        <w:rPr>
          <w:rFonts w:ascii="Times New Roman" w:hAnsi="Times New Roman"/>
          <w:sz w:val="24"/>
          <w:szCs w:val="24"/>
        </w:rPr>
        <w:t xml:space="preserve"> </w:t>
      </w:r>
      <w:r w:rsidR="004B4B24" w:rsidRPr="00977102">
        <w:rPr>
          <w:rFonts w:ascii="Times New Roman" w:hAnsi="Times New Roman"/>
          <w:sz w:val="24"/>
          <w:szCs w:val="24"/>
        </w:rPr>
        <w:t xml:space="preserve">občanský zákoník, </w:t>
      </w:r>
      <w:r w:rsidR="00884C10" w:rsidRPr="00977102">
        <w:rPr>
          <w:rFonts w:ascii="Times New Roman" w:hAnsi="Times New Roman"/>
          <w:sz w:val="24"/>
          <w:szCs w:val="24"/>
        </w:rPr>
        <w:t>v platném znění</w:t>
      </w:r>
      <w:r w:rsidR="0029080F" w:rsidRPr="00977102">
        <w:rPr>
          <w:rFonts w:ascii="Times New Roman" w:hAnsi="Times New Roman"/>
          <w:sz w:val="24"/>
          <w:szCs w:val="24"/>
        </w:rPr>
        <w:t xml:space="preserve"> </w:t>
      </w:r>
      <w:r w:rsidR="00F14D88" w:rsidRPr="00977102">
        <w:rPr>
          <w:rFonts w:ascii="Times New Roman" w:hAnsi="Times New Roman"/>
          <w:sz w:val="24"/>
          <w:szCs w:val="24"/>
        </w:rPr>
        <w:t>(dále jen „</w:t>
      </w:r>
      <w:r w:rsidR="00884C10" w:rsidRPr="00977102">
        <w:rPr>
          <w:rFonts w:ascii="Times New Roman" w:hAnsi="Times New Roman"/>
          <w:b/>
          <w:sz w:val="24"/>
          <w:szCs w:val="24"/>
        </w:rPr>
        <w:t xml:space="preserve">Občanský </w:t>
      </w:r>
      <w:r w:rsidR="00F14D88" w:rsidRPr="00977102">
        <w:rPr>
          <w:rFonts w:ascii="Times New Roman" w:hAnsi="Times New Roman"/>
          <w:b/>
          <w:sz w:val="24"/>
          <w:szCs w:val="24"/>
        </w:rPr>
        <w:t>zákoník</w:t>
      </w:r>
      <w:r w:rsidR="00F14D88" w:rsidRPr="00977102">
        <w:rPr>
          <w:rFonts w:ascii="Times New Roman" w:hAnsi="Times New Roman"/>
          <w:sz w:val="24"/>
          <w:szCs w:val="24"/>
        </w:rPr>
        <w:t>“)</w:t>
      </w:r>
      <w:r w:rsidRPr="00977102">
        <w:rPr>
          <w:rFonts w:ascii="Times New Roman" w:hAnsi="Times New Roman"/>
          <w:sz w:val="24"/>
          <w:szCs w:val="24"/>
        </w:rPr>
        <w:t xml:space="preserve"> </w:t>
      </w:r>
      <w:r w:rsidR="0029080F" w:rsidRPr="00977102">
        <w:rPr>
          <w:rFonts w:ascii="Times New Roman" w:hAnsi="Times New Roman"/>
          <w:sz w:val="24"/>
          <w:szCs w:val="24"/>
        </w:rPr>
        <w:t xml:space="preserve">a ustanovením § 2358 a násl. Občanského zákoníku </w:t>
      </w:r>
      <w:r w:rsidRPr="00977102">
        <w:rPr>
          <w:rFonts w:ascii="Times New Roman" w:hAnsi="Times New Roman"/>
          <w:sz w:val="24"/>
          <w:szCs w:val="24"/>
        </w:rPr>
        <w:t>tuto</w:t>
      </w:r>
    </w:p>
    <w:p w:rsidR="00164078" w:rsidRPr="00977102" w:rsidRDefault="00164078" w:rsidP="0092741B">
      <w:pPr>
        <w:jc w:val="center"/>
        <w:rPr>
          <w:szCs w:val="24"/>
        </w:rPr>
      </w:pPr>
    </w:p>
    <w:p w:rsidR="00164078" w:rsidRPr="00977102" w:rsidRDefault="00CD521B" w:rsidP="0092741B">
      <w:pPr>
        <w:jc w:val="center"/>
        <w:rPr>
          <w:caps/>
          <w:szCs w:val="24"/>
        </w:rPr>
      </w:pPr>
      <w:r w:rsidRPr="00977102">
        <w:rPr>
          <w:caps/>
          <w:szCs w:val="24"/>
        </w:rPr>
        <w:t>Smlouvu o dílo</w:t>
      </w:r>
      <w:r w:rsidR="0029080F" w:rsidRPr="00977102">
        <w:rPr>
          <w:caps/>
          <w:szCs w:val="24"/>
        </w:rPr>
        <w:t xml:space="preserve"> a LICENČNÍ SMLOUVu</w:t>
      </w:r>
    </w:p>
    <w:p w:rsidR="00164078" w:rsidRPr="00977102" w:rsidRDefault="00164078" w:rsidP="0092741B">
      <w:pPr>
        <w:jc w:val="center"/>
        <w:rPr>
          <w:szCs w:val="24"/>
        </w:rPr>
      </w:pPr>
      <w:r w:rsidRPr="00977102">
        <w:rPr>
          <w:szCs w:val="24"/>
        </w:rPr>
        <w:t>(dále jen „</w:t>
      </w:r>
      <w:r w:rsidR="00CD521B" w:rsidRPr="00977102">
        <w:rPr>
          <w:b/>
          <w:szCs w:val="24"/>
        </w:rPr>
        <w:t>Smlouva</w:t>
      </w:r>
      <w:r w:rsidRPr="00977102">
        <w:rPr>
          <w:szCs w:val="24"/>
        </w:rPr>
        <w:t>“)</w:t>
      </w:r>
    </w:p>
    <w:p w:rsidR="00164078" w:rsidRPr="00977102" w:rsidRDefault="00164078" w:rsidP="0092741B">
      <w:pPr>
        <w:rPr>
          <w:szCs w:val="24"/>
        </w:rPr>
      </w:pPr>
    </w:p>
    <w:p w:rsidR="00884C10" w:rsidRPr="00977102" w:rsidRDefault="00884C10" w:rsidP="0092741B">
      <w:pPr>
        <w:spacing w:line="320" w:lineRule="exact"/>
        <w:rPr>
          <w:szCs w:val="24"/>
        </w:rPr>
      </w:pPr>
    </w:p>
    <w:p w:rsidR="00F14D88" w:rsidRPr="00977102" w:rsidRDefault="00F14D88" w:rsidP="0092741B">
      <w:pPr>
        <w:spacing w:line="320" w:lineRule="exact"/>
        <w:rPr>
          <w:szCs w:val="24"/>
        </w:rPr>
      </w:pPr>
      <w:r w:rsidRPr="00977102">
        <w:rPr>
          <w:szCs w:val="24"/>
        </w:rPr>
        <w:t>VZHLEDEM K TOMU, ŽE:</w:t>
      </w:r>
    </w:p>
    <w:tbl>
      <w:tblPr>
        <w:tblpPr w:leftFromText="141" w:rightFromText="141" w:vertAnchor="text" w:tblpY="122"/>
        <w:tblW w:w="0" w:type="auto"/>
        <w:tblLook w:val="01E0" w:firstRow="1" w:lastRow="1" w:firstColumn="1" w:lastColumn="1" w:noHBand="0" w:noVBand="0"/>
      </w:tblPr>
      <w:tblGrid>
        <w:gridCol w:w="9070"/>
      </w:tblGrid>
      <w:tr w:rsidR="00F14D88" w:rsidRPr="00977102" w:rsidTr="001F5907">
        <w:tc>
          <w:tcPr>
            <w:tcW w:w="0" w:type="auto"/>
          </w:tcPr>
          <w:p w:rsidR="00F14D88" w:rsidRPr="00977102" w:rsidRDefault="00F14D88" w:rsidP="0029080F">
            <w:pPr>
              <w:keepNext/>
              <w:rPr>
                <w:szCs w:val="24"/>
              </w:rPr>
            </w:pPr>
            <w:r w:rsidRPr="00977102">
              <w:rPr>
                <w:szCs w:val="24"/>
              </w:rPr>
              <w:t>Objednatel má zájem na provedení Díla specifikovaného v </w:t>
            </w:r>
            <w:proofErr w:type="gramStart"/>
            <w:r w:rsidR="001D02FB" w:rsidRPr="00977102">
              <w:rPr>
                <w:szCs w:val="24"/>
              </w:rPr>
              <w:t>odstavci</w:t>
            </w:r>
            <w:r w:rsidRPr="00977102">
              <w:rPr>
                <w:szCs w:val="24"/>
              </w:rPr>
              <w:t xml:space="preserve"> </w:t>
            </w:r>
            <w:r w:rsidR="00403182" w:rsidRPr="00977102">
              <w:rPr>
                <w:szCs w:val="24"/>
              </w:rPr>
              <w:fldChar w:fldCharType="begin"/>
            </w:r>
            <w:r w:rsidR="00403182" w:rsidRPr="00977102">
              <w:rPr>
                <w:szCs w:val="24"/>
              </w:rPr>
              <w:instrText xml:space="preserve"> REF _Ref244592901 \r \h </w:instrText>
            </w:r>
            <w:r w:rsidR="006325F1" w:rsidRPr="00977102">
              <w:rPr>
                <w:szCs w:val="24"/>
              </w:rPr>
              <w:instrText xml:space="preserve"> \* MERGEFORMAT </w:instrText>
            </w:r>
            <w:r w:rsidR="00403182" w:rsidRPr="00977102">
              <w:rPr>
                <w:szCs w:val="24"/>
              </w:rPr>
            </w:r>
            <w:r w:rsidR="00403182" w:rsidRPr="00977102">
              <w:rPr>
                <w:szCs w:val="24"/>
              </w:rPr>
              <w:fldChar w:fldCharType="separate"/>
            </w:r>
            <w:r w:rsidR="00632E67">
              <w:rPr>
                <w:szCs w:val="24"/>
              </w:rPr>
              <w:t>2.2</w:t>
            </w:r>
            <w:r w:rsidR="00403182" w:rsidRPr="00977102">
              <w:rPr>
                <w:szCs w:val="24"/>
              </w:rPr>
              <w:fldChar w:fldCharType="end"/>
            </w:r>
            <w:r w:rsidRPr="00977102">
              <w:rPr>
                <w:szCs w:val="24"/>
              </w:rPr>
              <w:t xml:space="preserve"> t</w:t>
            </w:r>
            <w:r w:rsidR="00F151E3" w:rsidRPr="00977102">
              <w:rPr>
                <w:szCs w:val="24"/>
              </w:rPr>
              <w:t>éto</w:t>
            </w:r>
            <w:proofErr w:type="gramEnd"/>
            <w:r w:rsidR="00F151E3" w:rsidRPr="00977102">
              <w:rPr>
                <w:szCs w:val="24"/>
              </w:rPr>
              <w:t xml:space="preserve"> Smlouvy</w:t>
            </w:r>
            <w:r w:rsidR="00403182" w:rsidRPr="00977102">
              <w:rPr>
                <w:szCs w:val="24"/>
              </w:rPr>
              <w:t xml:space="preserve">, </w:t>
            </w:r>
            <w:r w:rsidR="00F151E3" w:rsidRPr="00977102">
              <w:rPr>
                <w:szCs w:val="24"/>
              </w:rPr>
              <w:t xml:space="preserve">a to za Cenu </w:t>
            </w:r>
            <w:r w:rsidRPr="00977102">
              <w:rPr>
                <w:szCs w:val="24"/>
              </w:rPr>
              <w:t>specifikovanou v </w:t>
            </w:r>
            <w:r w:rsidR="00323639" w:rsidRPr="00977102">
              <w:rPr>
                <w:szCs w:val="24"/>
              </w:rPr>
              <w:t xml:space="preserve">odstavci </w:t>
            </w:r>
            <w:r w:rsidR="00403182" w:rsidRPr="00977102">
              <w:rPr>
                <w:szCs w:val="24"/>
              </w:rPr>
              <w:fldChar w:fldCharType="begin"/>
            </w:r>
            <w:r w:rsidR="00403182" w:rsidRPr="00977102">
              <w:rPr>
                <w:szCs w:val="24"/>
              </w:rPr>
              <w:instrText xml:space="preserve"> REF _Ref324864885 \r \h </w:instrText>
            </w:r>
            <w:r w:rsidR="006325F1" w:rsidRPr="00977102">
              <w:rPr>
                <w:szCs w:val="24"/>
              </w:rPr>
              <w:instrText xml:space="preserve"> \* MERGEFORMAT </w:instrText>
            </w:r>
            <w:r w:rsidR="00403182" w:rsidRPr="00977102">
              <w:rPr>
                <w:szCs w:val="24"/>
              </w:rPr>
            </w:r>
            <w:r w:rsidR="00403182" w:rsidRPr="00977102">
              <w:rPr>
                <w:szCs w:val="24"/>
              </w:rPr>
              <w:fldChar w:fldCharType="separate"/>
            </w:r>
            <w:r w:rsidR="00632E67">
              <w:rPr>
                <w:szCs w:val="24"/>
              </w:rPr>
              <w:t>6.1</w:t>
            </w:r>
            <w:r w:rsidR="00403182" w:rsidRPr="00977102">
              <w:rPr>
                <w:szCs w:val="24"/>
              </w:rPr>
              <w:fldChar w:fldCharType="end"/>
            </w:r>
            <w:r w:rsidR="00F151E3" w:rsidRPr="00977102">
              <w:rPr>
                <w:szCs w:val="24"/>
              </w:rPr>
              <w:t xml:space="preserve"> této Smlouvy</w:t>
            </w:r>
            <w:r w:rsidR="001D567A" w:rsidRPr="00977102">
              <w:rPr>
                <w:szCs w:val="24"/>
              </w:rPr>
              <w:t>,</w:t>
            </w:r>
            <w:r w:rsidRPr="00977102">
              <w:rPr>
                <w:szCs w:val="24"/>
              </w:rPr>
              <w:t xml:space="preserve"> a</w:t>
            </w:r>
            <w:r w:rsidR="00403182" w:rsidRPr="00977102">
              <w:rPr>
                <w:szCs w:val="24"/>
              </w:rPr>
              <w:t xml:space="preserve"> </w:t>
            </w:r>
            <w:r w:rsidR="0015124F" w:rsidRPr="00977102">
              <w:rPr>
                <w:szCs w:val="24"/>
              </w:rPr>
              <w:t>Zhotovitel</w:t>
            </w:r>
            <w:r w:rsidR="00403182" w:rsidRPr="00977102">
              <w:rPr>
                <w:szCs w:val="24"/>
              </w:rPr>
              <w:t xml:space="preserve"> má zájem provést Dílo</w:t>
            </w:r>
            <w:r w:rsidRPr="00977102">
              <w:rPr>
                <w:szCs w:val="24"/>
              </w:rPr>
              <w:t>, to vše v rozsahu a za podmínek uvedených v této Smlouvě,</w:t>
            </w:r>
          </w:p>
        </w:tc>
      </w:tr>
    </w:tbl>
    <w:p w:rsidR="00403182" w:rsidRPr="00977102" w:rsidRDefault="00403182" w:rsidP="0092741B">
      <w:pPr>
        <w:spacing w:line="320" w:lineRule="exact"/>
        <w:rPr>
          <w:szCs w:val="24"/>
        </w:rPr>
      </w:pPr>
    </w:p>
    <w:p w:rsidR="00F14D88" w:rsidRPr="00977102" w:rsidRDefault="00F14D88" w:rsidP="0092741B">
      <w:pPr>
        <w:spacing w:line="320" w:lineRule="exact"/>
        <w:rPr>
          <w:szCs w:val="24"/>
        </w:rPr>
      </w:pPr>
      <w:r w:rsidRPr="00977102">
        <w:rPr>
          <w:szCs w:val="24"/>
        </w:rPr>
        <w:t>SE SMLUVNÍ STRANY DOHODLY NA NÁSLEDUJÍCÍM:</w:t>
      </w:r>
      <w:bookmarkStart w:id="1" w:name="_Toc243386235"/>
      <w:bookmarkStart w:id="2" w:name="_Toc244337798"/>
      <w:bookmarkStart w:id="3" w:name="_Toc250535933"/>
    </w:p>
    <w:p w:rsidR="00F14D88" w:rsidRPr="00977102" w:rsidRDefault="00F14D88" w:rsidP="0092741B">
      <w:pPr>
        <w:spacing w:line="320" w:lineRule="exact"/>
        <w:rPr>
          <w:szCs w:val="24"/>
        </w:rPr>
      </w:pPr>
    </w:p>
    <w:p w:rsidR="00F14D88" w:rsidRPr="00977102" w:rsidRDefault="00F14D88" w:rsidP="0092741B">
      <w:pPr>
        <w:pStyle w:val="bh1"/>
        <w:ind w:right="250"/>
      </w:pPr>
      <w:r w:rsidRPr="00977102">
        <w:t>PŘEDMĚT A ÚČEL SMLOUVY</w:t>
      </w:r>
      <w:bookmarkEnd w:id="1"/>
      <w:bookmarkEnd w:id="2"/>
      <w:bookmarkEnd w:id="3"/>
    </w:p>
    <w:p w:rsidR="00F14D88" w:rsidRPr="00977102" w:rsidRDefault="00F14D88" w:rsidP="0092741B">
      <w:pPr>
        <w:pStyle w:val="Stylbh2Ped12bdkovnPesn16b"/>
        <w:numPr>
          <w:ilvl w:val="1"/>
          <w:numId w:val="1"/>
        </w:numPr>
        <w:rPr>
          <w:szCs w:val="24"/>
          <w:u w:val="none"/>
          <w:lang w:val="cs-CZ"/>
        </w:rPr>
      </w:pPr>
      <w:r w:rsidRPr="00977102">
        <w:rPr>
          <w:szCs w:val="24"/>
          <w:u w:val="none"/>
          <w:lang w:val="cs-CZ"/>
        </w:rPr>
        <w:t xml:space="preserve">Předmětem této Smlouvy je závazek </w:t>
      </w:r>
      <w:r w:rsidR="0015124F" w:rsidRPr="00977102">
        <w:rPr>
          <w:szCs w:val="24"/>
          <w:u w:val="none"/>
          <w:lang w:val="cs-CZ"/>
        </w:rPr>
        <w:t>Zhotovitel</w:t>
      </w:r>
      <w:r w:rsidRPr="00977102">
        <w:rPr>
          <w:szCs w:val="24"/>
          <w:u w:val="none"/>
          <w:lang w:val="cs-CZ"/>
        </w:rPr>
        <w:t xml:space="preserve">e </w:t>
      </w:r>
      <w:r w:rsidR="005C3EEC" w:rsidRPr="00977102">
        <w:rPr>
          <w:szCs w:val="24"/>
          <w:u w:val="none"/>
          <w:lang w:val="cs-CZ"/>
        </w:rPr>
        <w:t>zhotovit</w:t>
      </w:r>
      <w:r w:rsidR="0015124F" w:rsidRPr="00977102">
        <w:rPr>
          <w:szCs w:val="24"/>
          <w:u w:val="none"/>
          <w:lang w:val="cs-CZ"/>
        </w:rPr>
        <w:t xml:space="preserve"> pro Objednatele</w:t>
      </w:r>
      <w:r w:rsidR="005C3EEC" w:rsidRPr="00977102">
        <w:rPr>
          <w:szCs w:val="24"/>
          <w:u w:val="none"/>
          <w:lang w:val="cs-CZ"/>
        </w:rPr>
        <w:t xml:space="preserve"> </w:t>
      </w:r>
      <w:r w:rsidR="00403182" w:rsidRPr="00977102">
        <w:rPr>
          <w:szCs w:val="24"/>
          <w:u w:val="none"/>
          <w:lang w:val="cs-CZ"/>
        </w:rPr>
        <w:t>Dílo</w:t>
      </w:r>
      <w:r w:rsidRPr="00977102">
        <w:rPr>
          <w:szCs w:val="24"/>
          <w:u w:val="none"/>
          <w:lang w:val="cs-CZ"/>
        </w:rPr>
        <w:t xml:space="preserve"> </w:t>
      </w:r>
      <w:r w:rsidR="000D4630" w:rsidRPr="00977102">
        <w:rPr>
          <w:szCs w:val="24"/>
          <w:u w:val="none"/>
          <w:lang w:val="cs-CZ"/>
        </w:rPr>
        <w:t xml:space="preserve">(jak je tento pojem definován dále) </w:t>
      </w:r>
      <w:r w:rsidRPr="00977102">
        <w:rPr>
          <w:szCs w:val="24"/>
          <w:u w:val="none"/>
          <w:lang w:val="cs-CZ"/>
        </w:rPr>
        <w:t xml:space="preserve">a závazek Objednatele </w:t>
      </w:r>
      <w:r w:rsidR="000D4630" w:rsidRPr="00977102">
        <w:rPr>
          <w:szCs w:val="24"/>
          <w:u w:val="none"/>
          <w:lang w:val="cs-CZ"/>
        </w:rPr>
        <w:t xml:space="preserve">Dílo převzít a </w:t>
      </w:r>
      <w:r w:rsidR="00403182" w:rsidRPr="00977102">
        <w:rPr>
          <w:szCs w:val="24"/>
          <w:u w:val="none"/>
          <w:lang w:val="cs-CZ"/>
        </w:rPr>
        <w:t>zaplatit Cenu</w:t>
      </w:r>
      <w:r w:rsidR="000D4630" w:rsidRPr="00977102">
        <w:rPr>
          <w:szCs w:val="24"/>
          <w:u w:val="none"/>
          <w:lang w:val="cs-CZ"/>
        </w:rPr>
        <w:t xml:space="preserve"> (jak je </w:t>
      </w:r>
      <w:r w:rsidR="000D4630" w:rsidRPr="00977102">
        <w:rPr>
          <w:szCs w:val="24"/>
          <w:u w:val="none"/>
          <w:lang w:val="cs-CZ"/>
        </w:rPr>
        <w:lastRenderedPageBreak/>
        <w:t>tento pojem definován dále)</w:t>
      </w:r>
      <w:r w:rsidRPr="00977102">
        <w:rPr>
          <w:szCs w:val="24"/>
          <w:u w:val="none"/>
          <w:lang w:val="cs-CZ"/>
        </w:rPr>
        <w:t>, a to způsobem, v rozsahu a za podmínek stanovených touto Smlouvou.</w:t>
      </w:r>
    </w:p>
    <w:p w:rsidR="00F14D88" w:rsidRPr="00977102" w:rsidRDefault="00F14D88" w:rsidP="0092741B">
      <w:pPr>
        <w:pStyle w:val="Stylbh2Ped12bdkovnPesn16b"/>
        <w:numPr>
          <w:ilvl w:val="1"/>
          <w:numId w:val="1"/>
        </w:numPr>
        <w:rPr>
          <w:szCs w:val="24"/>
          <w:u w:val="none"/>
          <w:lang w:val="cs-CZ"/>
        </w:rPr>
      </w:pPr>
      <w:r w:rsidRPr="00977102">
        <w:rPr>
          <w:szCs w:val="24"/>
          <w:u w:val="none"/>
          <w:lang w:val="cs-CZ"/>
        </w:rPr>
        <w:t xml:space="preserve">Účelem této Smlouvy je zajistit provedení Díla </w:t>
      </w:r>
      <w:r w:rsidR="0015124F" w:rsidRPr="00977102">
        <w:rPr>
          <w:szCs w:val="24"/>
          <w:u w:val="none"/>
          <w:lang w:val="cs-CZ"/>
        </w:rPr>
        <w:t>Zhotovitel</w:t>
      </w:r>
      <w:r w:rsidR="000D4630" w:rsidRPr="00977102">
        <w:rPr>
          <w:szCs w:val="24"/>
          <w:u w:val="none"/>
          <w:lang w:val="cs-CZ"/>
        </w:rPr>
        <w:t xml:space="preserve">em v rozsahu </w:t>
      </w:r>
      <w:r w:rsidRPr="00977102">
        <w:rPr>
          <w:szCs w:val="24"/>
          <w:u w:val="none"/>
          <w:lang w:val="cs-CZ"/>
        </w:rPr>
        <w:t>a v souladu s požadavky, podmínkami, specifikacemi, parametry a informacemi sjednanými</w:t>
      </w:r>
      <w:r w:rsidR="000D4630" w:rsidRPr="00977102">
        <w:rPr>
          <w:szCs w:val="24"/>
          <w:u w:val="none"/>
          <w:lang w:val="cs-CZ"/>
        </w:rPr>
        <w:t xml:space="preserve"> dále</w:t>
      </w:r>
      <w:r w:rsidRPr="00977102">
        <w:rPr>
          <w:szCs w:val="24"/>
          <w:u w:val="none"/>
          <w:lang w:val="cs-CZ"/>
        </w:rPr>
        <w:t xml:space="preserve"> v této Smlouvě.</w:t>
      </w:r>
    </w:p>
    <w:p w:rsidR="00F14D88" w:rsidRPr="00977102" w:rsidRDefault="00F14D88" w:rsidP="0029080F">
      <w:pPr>
        <w:spacing w:line="320" w:lineRule="exact"/>
        <w:rPr>
          <w:szCs w:val="24"/>
        </w:rPr>
      </w:pPr>
      <w:bookmarkStart w:id="4" w:name="_Toc244337799"/>
      <w:bookmarkStart w:id="5" w:name="_Toc250535934"/>
    </w:p>
    <w:p w:rsidR="00CA659B" w:rsidRPr="00977102" w:rsidRDefault="00663142" w:rsidP="0092741B">
      <w:pPr>
        <w:pStyle w:val="bh1"/>
        <w:ind w:right="250"/>
      </w:pPr>
      <w:bookmarkStart w:id="6" w:name="_Toc243386376"/>
      <w:bookmarkStart w:id="7" w:name="_Toc107047966"/>
      <w:bookmarkStart w:id="8" w:name="_Toc244337824"/>
      <w:bookmarkStart w:id="9" w:name="_Toc250535959"/>
      <w:bookmarkEnd w:id="4"/>
      <w:bookmarkEnd w:id="5"/>
      <w:r w:rsidRPr="00977102">
        <w:t>provedení</w:t>
      </w:r>
      <w:r w:rsidR="00CA659B" w:rsidRPr="00977102">
        <w:t xml:space="preserve"> díla </w:t>
      </w:r>
    </w:p>
    <w:p w:rsidR="00CA659B" w:rsidRPr="00977102" w:rsidRDefault="0015124F" w:rsidP="0092741B">
      <w:pPr>
        <w:pStyle w:val="bh2"/>
        <w:ind w:right="-2"/>
        <w:rPr>
          <w:szCs w:val="24"/>
          <w:u w:val="none"/>
        </w:rPr>
      </w:pPr>
      <w:r w:rsidRPr="00977102">
        <w:rPr>
          <w:szCs w:val="24"/>
          <w:u w:val="none"/>
        </w:rPr>
        <w:t>Zhotovitel</w:t>
      </w:r>
      <w:r w:rsidR="00CA659B" w:rsidRPr="00977102">
        <w:rPr>
          <w:szCs w:val="24"/>
          <w:u w:val="none"/>
        </w:rPr>
        <w:t xml:space="preserve"> se zavazuje</w:t>
      </w:r>
      <w:r w:rsidR="00F151E3" w:rsidRPr="00977102">
        <w:rPr>
          <w:szCs w:val="24"/>
          <w:u w:val="none"/>
        </w:rPr>
        <w:t xml:space="preserve"> řádně,</w:t>
      </w:r>
      <w:r w:rsidR="007F4543" w:rsidRPr="00977102">
        <w:rPr>
          <w:szCs w:val="24"/>
          <w:u w:val="none"/>
        </w:rPr>
        <w:t xml:space="preserve"> s odbornou péčí</w:t>
      </w:r>
      <w:r w:rsidR="00977102">
        <w:rPr>
          <w:szCs w:val="24"/>
          <w:u w:val="none"/>
        </w:rPr>
        <w:t xml:space="preserve">, </w:t>
      </w:r>
      <w:r w:rsidR="00977102" w:rsidRPr="004972DA">
        <w:rPr>
          <w:szCs w:val="24"/>
          <w:u w:val="none"/>
        </w:rPr>
        <w:t xml:space="preserve">dle časového Harmonogramu </w:t>
      </w:r>
      <w:r w:rsidR="00977102" w:rsidRPr="004B548A">
        <w:rPr>
          <w:szCs w:val="24"/>
          <w:u w:val="none"/>
        </w:rPr>
        <w:t xml:space="preserve">(jak je </w:t>
      </w:r>
      <w:r w:rsidR="00977102" w:rsidRPr="00CA18E4">
        <w:rPr>
          <w:szCs w:val="24"/>
          <w:u w:val="none"/>
        </w:rPr>
        <w:t>tento pojem definován dále)</w:t>
      </w:r>
      <w:r w:rsidR="007F4543" w:rsidRPr="00977102">
        <w:rPr>
          <w:szCs w:val="24"/>
          <w:u w:val="none"/>
        </w:rPr>
        <w:t xml:space="preserve"> </w:t>
      </w:r>
      <w:r w:rsidR="00CA659B" w:rsidRPr="00977102">
        <w:rPr>
          <w:szCs w:val="24"/>
          <w:u w:val="none"/>
        </w:rPr>
        <w:t xml:space="preserve">a za podmínek stanovených </w:t>
      </w:r>
      <w:r w:rsidR="0029080F" w:rsidRPr="00977102">
        <w:rPr>
          <w:szCs w:val="24"/>
          <w:u w:val="none"/>
        </w:rPr>
        <w:t xml:space="preserve">touto Smlouvou </w:t>
      </w:r>
      <w:r w:rsidR="007F4543" w:rsidRPr="00977102">
        <w:rPr>
          <w:szCs w:val="24"/>
          <w:u w:val="none"/>
        </w:rPr>
        <w:t>provést Dílo</w:t>
      </w:r>
      <w:r w:rsidR="00CA659B" w:rsidRPr="00977102">
        <w:rPr>
          <w:szCs w:val="24"/>
          <w:u w:val="none"/>
        </w:rPr>
        <w:t>.</w:t>
      </w:r>
    </w:p>
    <w:p w:rsidR="00CA659B" w:rsidRPr="00977102" w:rsidRDefault="00CA659B" w:rsidP="0092741B">
      <w:pPr>
        <w:pStyle w:val="bh2"/>
        <w:ind w:right="-2"/>
        <w:rPr>
          <w:szCs w:val="24"/>
          <w:u w:val="none"/>
        </w:rPr>
      </w:pPr>
      <w:bookmarkStart w:id="10" w:name="_Ref244592901"/>
      <w:r w:rsidRPr="00977102">
        <w:rPr>
          <w:szCs w:val="24"/>
          <w:u w:val="none"/>
        </w:rPr>
        <w:t>„</w:t>
      </w:r>
      <w:r w:rsidRPr="00977102">
        <w:rPr>
          <w:b/>
          <w:szCs w:val="24"/>
          <w:u w:val="none"/>
        </w:rPr>
        <w:t>Dílem</w:t>
      </w:r>
      <w:r w:rsidRPr="00977102">
        <w:rPr>
          <w:szCs w:val="24"/>
          <w:u w:val="none"/>
        </w:rPr>
        <w:t>“ se pro účely této Smlouvy rozumí:</w:t>
      </w:r>
      <w:bookmarkEnd w:id="10"/>
    </w:p>
    <w:p w:rsidR="00CA659B" w:rsidRPr="00977102" w:rsidRDefault="00A306F4" w:rsidP="0092741B">
      <w:pPr>
        <w:pStyle w:val="bh2"/>
        <w:numPr>
          <w:ilvl w:val="0"/>
          <w:numId w:val="62"/>
        </w:numPr>
        <w:ind w:right="-2"/>
        <w:rPr>
          <w:szCs w:val="24"/>
          <w:u w:val="none"/>
        </w:rPr>
      </w:pPr>
      <w:r w:rsidRPr="00977102">
        <w:rPr>
          <w:szCs w:val="24"/>
          <w:u w:val="none"/>
        </w:rPr>
        <w:t xml:space="preserve">Zhotovení </w:t>
      </w:r>
      <w:r w:rsidR="004C7D5F">
        <w:rPr>
          <w:szCs w:val="24"/>
          <w:u w:val="none"/>
        </w:rPr>
        <w:t xml:space="preserve">software ke </w:t>
      </w:r>
      <w:r w:rsidRPr="00977102">
        <w:rPr>
          <w:szCs w:val="24"/>
          <w:u w:val="none"/>
        </w:rPr>
        <w:t>generátoru pulsů</w:t>
      </w:r>
      <w:r w:rsidR="00E6475A" w:rsidRPr="00977102">
        <w:rPr>
          <w:szCs w:val="24"/>
          <w:u w:val="none"/>
        </w:rPr>
        <w:t xml:space="preserve">, a to </w:t>
      </w:r>
      <w:r w:rsidR="00213533" w:rsidRPr="00977102">
        <w:rPr>
          <w:szCs w:val="24"/>
          <w:u w:val="none"/>
        </w:rPr>
        <w:t>dle technické specifikace</w:t>
      </w:r>
      <w:r w:rsidRPr="00977102">
        <w:rPr>
          <w:szCs w:val="24"/>
          <w:u w:val="none"/>
        </w:rPr>
        <w:t xml:space="preserve"> Díla, jež tvoří Přílohu </w:t>
      </w:r>
      <w:r w:rsidR="00E34374" w:rsidRPr="00977102">
        <w:rPr>
          <w:szCs w:val="24"/>
          <w:u w:val="none"/>
        </w:rPr>
        <w:t>č.</w:t>
      </w:r>
      <w:r w:rsidRPr="00977102">
        <w:rPr>
          <w:szCs w:val="24"/>
          <w:u w:val="none"/>
        </w:rPr>
        <w:t xml:space="preserve"> 1</w:t>
      </w:r>
      <w:r w:rsidR="00213533" w:rsidRPr="00977102">
        <w:rPr>
          <w:szCs w:val="24"/>
          <w:u w:val="none"/>
        </w:rPr>
        <w:t xml:space="preserve"> této Smlouvy (dále jen „</w:t>
      </w:r>
      <w:r w:rsidR="00213533" w:rsidRPr="00977102">
        <w:rPr>
          <w:b/>
          <w:szCs w:val="24"/>
          <w:u w:val="none"/>
        </w:rPr>
        <w:t>Technická specifikace Díla</w:t>
      </w:r>
      <w:r w:rsidR="00213533" w:rsidRPr="00977102">
        <w:rPr>
          <w:szCs w:val="24"/>
          <w:u w:val="none"/>
        </w:rPr>
        <w:t>“).</w:t>
      </w:r>
      <w:r w:rsidR="00213533" w:rsidRPr="00977102">
        <w:rPr>
          <w:szCs w:val="24"/>
          <w:highlight w:val="lightGray"/>
          <w:u w:val="none"/>
        </w:rPr>
        <w:t xml:space="preserve"> </w:t>
      </w:r>
    </w:p>
    <w:p w:rsidR="00CA659B" w:rsidRPr="00977102" w:rsidRDefault="0015124F" w:rsidP="0092741B">
      <w:pPr>
        <w:pStyle w:val="bh2"/>
        <w:ind w:right="-2"/>
        <w:rPr>
          <w:szCs w:val="24"/>
          <w:u w:val="none"/>
        </w:rPr>
      </w:pPr>
      <w:bookmarkStart w:id="11" w:name="_Ref244459721"/>
      <w:r w:rsidRPr="00977102">
        <w:rPr>
          <w:szCs w:val="24"/>
          <w:u w:val="none"/>
        </w:rPr>
        <w:t>Zhotovitel</w:t>
      </w:r>
      <w:r w:rsidR="00CA659B" w:rsidRPr="00977102">
        <w:rPr>
          <w:szCs w:val="24"/>
          <w:u w:val="none"/>
        </w:rPr>
        <w:t xml:space="preserve"> se zavazuje provést Dílo při dodržení všech platných právních předpisů, které se </w:t>
      </w:r>
      <w:r w:rsidR="00663142" w:rsidRPr="00977102">
        <w:rPr>
          <w:szCs w:val="24"/>
          <w:u w:val="none"/>
        </w:rPr>
        <w:t>provedení</w:t>
      </w:r>
      <w:r w:rsidR="00CA659B" w:rsidRPr="00977102">
        <w:rPr>
          <w:szCs w:val="24"/>
          <w:u w:val="none"/>
        </w:rPr>
        <w:t xml:space="preserve"> Díla</w:t>
      </w:r>
      <w:r w:rsidR="00E34374" w:rsidRPr="00977102">
        <w:rPr>
          <w:szCs w:val="24"/>
          <w:u w:val="none"/>
        </w:rPr>
        <w:t xml:space="preserve"> týkají</w:t>
      </w:r>
      <w:r w:rsidR="00CA659B" w:rsidRPr="00977102">
        <w:rPr>
          <w:szCs w:val="24"/>
          <w:u w:val="none"/>
        </w:rPr>
        <w:t xml:space="preserve">, příslušných technických norem, návodů a předpisů, jež mají být použity při </w:t>
      </w:r>
      <w:r w:rsidR="00663142" w:rsidRPr="00977102">
        <w:rPr>
          <w:szCs w:val="24"/>
          <w:u w:val="none"/>
        </w:rPr>
        <w:t>provedení</w:t>
      </w:r>
      <w:r w:rsidR="00CA659B" w:rsidRPr="00977102">
        <w:rPr>
          <w:szCs w:val="24"/>
          <w:u w:val="none"/>
        </w:rPr>
        <w:t xml:space="preserve"> Díla, </w:t>
      </w:r>
      <w:r w:rsidR="00CB1990" w:rsidRPr="00977102">
        <w:rPr>
          <w:szCs w:val="24"/>
          <w:u w:val="none"/>
        </w:rPr>
        <w:t xml:space="preserve">a které jsou </w:t>
      </w:r>
      <w:r w:rsidR="00CA659B" w:rsidRPr="00977102">
        <w:rPr>
          <w:szCs w:val="24"/>
          <w:u w:val="none"/>
        </w:rPr>
        <w:t xml:space="preserve">platné ke </w:t>
      </w:r>
      <w:r w:rsidR="001D567A" w:rsidRPr="00977102">
        <w:rPr>
          <w:szCs w:val="24"/>
          <w:u w:val="none"/>
        </w:rPr>
        <w:t>Dni Převzetí Díla (jak je tento pojem definován dále)</w:t>
      </w:r>
      <w:r w:rsidR="0029080F" w:rsidRPr="00977102">
        <w:rPr>
          <w:szCs w:val="24"/>
          <w:u w:val="none"/>
        </w:rPr>
        <w:t xml:space="preserve">, a to zejména, </w:t>
      </w:r>
      <w:r w:rsidR="00E34374" w:rsidRPr="00977102">
        <w:rPr>
          <w:szCs w:val="24"/>
          <w:u w:val="none"/>
        </w:rPr>
        <w:t xml:space="preserve">těch </w:t>
      </w:r>
      <w:r w:rsidR="00777C1D" w:rsidRPr="00977102">
        <w:rPr>
          <w:szCs w:val="24"/>
          <w:u w:val="none"/>
        </w:rPr>
        <w:t xml:space="preserve">které jsou platné </w:t>
      </w:r>
      <w:r w:rsidR="0029080F" w:rsidRPr="00977102">
        <w:rPr>
          <w:szCs w:val="24"/>
          <w:u w:val="none"/>
        </w:rPr>
        <w:t>na území České republiky a Evropské unie</w:t>
      </w:r>
      <w:r w:rsidR="00CA659B" w:rsidRPr="00977102">
        <w:rPr>
          <w:szCs w:val="24"/>
          <w:u w:val="none"/>
        </w:rPr>
        <w:t>.</w:t>
      </w:r>
      <w:bookmarkEnd w:id="11"/>
      <w:r w:rsidR="00CA659B" w:rsidRPr="00977102">
        <w:rPr>
          <w:szCs w:val="24"/>
          <w:u w:val="none"/>
        </w:rPr>
        <w:t xml:space="preserve"> </w:t>
      </w:r>
    </w:p>
    <w:p w:rsidR="00C76746" w:rsidRPr="00977102" w:rsidRDefault="0015124F" w:rsidP="00777C1D">
      <w:pPr>
        <w:pStyle w:val="bh2"/>
        <w:rPr>
          <w:szCs w:val="24"/>
          <w:u w:val="none"/>
        </w:rPr>
      </w:pPr>
      <w:r w:rsidRPr="00977102">
        <w:rPr>
          <w:szCs w:val="24"/>
          <w:u w:val="none"/>
        </w:rPr>
        <w:t>Zhotovitel</w:t>
      </w:r>
      <w:r w:rsidR="00A84637" w:rsidRPr="00977102">
        <w:rPr>
          <w:szCs w:val="24"/>
          <w:u w:val="none"/>
        </w:rPr>
        <w:t xml:space="preserve"> </w:t>
      </w:r>
      <w:r w:rsidR="00A306F4" w:rsidRPr="00977102">
        <w:rPr>
          <w:szCs w:val="24"/>
          <w:u w:val="none"/>
        </w:rPr>
        <w:t xml:space="preserve">není </w:t>
      </w:r>
      <w:r w:rsidR="00A84637" w:rsidRPr="00977102">
        <w:rPr>
          <w:szCs w:val="24"/>
          <w:u w:val="none"/>
        </w:rPr>
        <w:t xml:space="preserve">oprávněn pověřit plněním části či všech svých povinností vyplývajících </w:t>
      </w:r>
      <w:r w:rsidR="00821EA6" w:rsidRPr="00977102">
        <w:rPr>
          <w:szCs w:val="24"/>
          <w:u w:val="none"/>
        </w:rPr>
        <w:t>z této Smlouvy</w:t>
      </w:r>
      <w:r w:rsidR="00A84637" w:rsidRPr="00977102">
        <w:rPr>
          <w:szCs w:val="24"/>
          <w:u w:val="none"/>
        </w:rPr>
        <w:t xml:space="preserve"> třetí osobu</w:t>
      </w:r>
      <w:r w:rsidR="0067348C" w:rsidRPr="00977102">
        <w:rPr>
          <w:szCs w:val="24"/>
          <w:u w:val="none"/>
        </w:rPr>
        <w:t>.</w:t>
      </w:r>
      <w:r w:rsidR="00A84637" w:rsidRPr="00977102">
        <w:rPr>
          <w:szCs w:val="24"/>
          <w:u w:val="none"/>
        </w:rPr>
        <w:t xml:space="preserve"> </w:t>
      </w:r>
    </w:p>
    <w:p w:rsidR="00B12337" w:rsidRPr="00977102" w:rsidRDefault="00B12337" w:rsidP="0029080F">
      <w:pPr>
        <w:spacing w:line="320" w:lineRule="exact"/>
        <w:rPr>
          <w:szCs w:val="24"/>
        </w:rPr>
      </w:pPr>
    </w:p>
    <w:p w:rsidR="000D4630" w:rsidRPr="00977102" w:rsidRDefault="005D356E" w:rsidP="0092741B">
      <w:pPr>
        <w:pStyle w:val="bh1"/>
        <w:ind w:right="250"/>
      </w:pPr>
      <w:bookmarkStart w:id="12" w:name="_Ref244144941"/>
      <w:bookmarkStart w:id="13" w:name="_Ref244148266"/>
      <w:bookmarkStart w:id="14" w:name="_Ref244148335"/>
      <w:bookmarkStart w:id="15" w:name="_Toc244337800"/>
      <w:bookmarkStart w:id="16" w:name="_Toc250535935"/>
      <w:bookmarkStart w:id="17" w:name="_Ref244188001"/>
      <w:bookmarkStart w:id="18" w:name="_Ref244227617"/>
      <w:bookmarkStart w:id="19" w:name="_Ref244591336"/>
      <w:r w:rsidRPr="00977102">
        <w:rPr>
          <w:caps w:val="0"/>
        </w:rPr>
        <w:t xml:space="preserve">MÍSTO PROVEDENÍ DÍLA </w:t>
      </w:r>
      <w:bookmarkEnd w:id="12"/>
      <w:bookmarkEnd w:id="13"/>
      <w:bookmarkEnd w:id="14"/>
      <w:bookmarkEnd w:id="15"/>
      <w:bookmarkEnd w:id="16"/>
    </w:p>
    <w:p w:rsidR="000D4630" w:rsidRPr="00977102" w:rsidRDefault="000D4630" w:rsidP="0092741B">
      <w:pPr>
        <w:pStyle w:val="bh2"/>
        <w:ind w:right="-2"/>
        <w:rPr>
          <w:rStyle w:val="platne1"/>
          <w:szCs w:val="24"/>
          <w:u w:val="none"/>
        </w:rPr>
      </w:pPr>
      <w:r w:rsidRPr="00977102">
        <w:rPr>
          <w:rStyle w:val="platne1"/>
          <w:szCs w:val="24"/>
          <w:u w:val="none"/>
        </w:rPr>
        <w:t xml:space="preserve">Smluvní strany se dohodly, že Dílo bude prováděno </w:t>
      </w:r>
      <w:r w:rsidR="00777C1D" w:rsidRPr="00977102">
        <w:rPr>
          <w:rStyle w:val="platne1"/>
          <w:szCs w:val="24"/>
          <w:u w:val="none"/>
        </w:rPr>
        <w:t xml:space="preserve">v sídle </w:t>
      </w:r>
      <w:r w:rsidRPr="00977102">
        <w:rPr>
          <w:rStyle w:val="platne1"/>
          <w:szCs w:val="24"/>
          <w:u w:val="none"/>
        </w:rPr>
        <w:t>Zhotovitele</w:t>
      </w:r>
      <w:r w:rsidR="00977102">
        <w:rPr>
          <w:rStyle w:val="platne1"/>
          <w:szCs w:val="24"/>
          <w:u w:val="none"/>
        </w:rPr>
        <w:t>, nebude-</w:t>
      </w:r>
      <w:r w:rsidR="00777C1D" w:rsidRPr="00977102">
        <w:rPr>
          <w:rStyle w:val="platne1"/>
          <w:szCs w:val="24"/>
          <w:u w:val="none"/>
        </w:rPr>
        <w:t>li Smluvními stranami písemně ujednáno jinak</w:t>
      </w:r>
      <w:r w:rsidRPr="00977102">
        <w:rPr>
          <w:rStyle w:val="platne1"/>
          <w:szCs w:val="24"/>
          <w:u w:val="none"/>
        </w:rPr>
        <w:t xml:space="preserve">. </w:t>
      </w:r>
    </w:p>
    <w:p w:rsidR="00B12337" w:rsidRPr="00977102" w:rsidRDefault="00B12337" w:rsidP="0029080F">
      <w:pPr>
        <w:spacing w:line="320" w:lineRule="exact"/>
        <w:rPr>
          <w:szCs w:val="24"/>
        </w:rPr>
      </w:pPr>
    </w:p>
    <w:p w:rsidR="000D4630" w:rsidRPr="00977102" w:rsidRDefault="00977102" w:rsidP="0092741B">
      <w:pPr>
        <w:pStyle w:val="bh1"/>
        <w:ind w:right="250"/>
      </w:pPr>
      <w:bookmarkStart w:id="20" w:name="_Ref244303402"/>
      <w:bookmarkStart w:id="21" w:name="_Toc244337801"/>
      <w:bookmarkStart w:id="22" w:name="_Toc250535936"/>
      <w:r>
        <w:t xml:space="preserve">HARMONOGRAM </w:t>
      </w:r>
      <w:r w:rsidR="000D4630" w:rsidRPr="00977102">
        <w:t xml:space="preserve">provedení díla </w:t>
      </w:r>
      <w:bookmarkEnd w:id="20"/>
      <w:bookmarkEnd w:id="21"/>
      <w:bookmarkEnd w:id="22"/>
    </w:p>
    <w:p w:rsidR="0029080F" w:rsidRPr="00977102" w:rsidRDefault="007F4543" w:rsidP="0092741B">
      <w:pPr>
        <w:pStyle w:val="bh2"/>
        <w:rPr>
          <w:szCs w:val="24"/>
          <w:u w:val="none"/>
        </w:rPr>
      </w:pPr>
      <w:r w:rsidRPr="00977102">
        <w:rPr>
          <w:szCs w:val="24"/>
          <w:u w:val="none"/>
        </w:rPr>
        <w:t>Smluvní strany se dohodly</w:t>
      </w:r>
      <w:r w:rsidR="0092741B" w:rsidRPr="00977102">
        <w:rPr>
          <w:szCs w:val="24"/>
          <w:u w:val="none"/>
        </w:rPr>
        <w:t xml:space="preserve"> na pravidelných schůzkách</w:t>
      </w:r>
      <w:r w:rsidRPr="00977102">
        <w:rPr>
          <w:szCs w:val="24"/>
          <w:u w:val="none"/>
        </w:rPr>
        <w:t xml:space="preserve"> </w:t>
      </w:r>
      <w:r w:rsidR="0029080F" w:rsidRPr="00977102">
        <w:rPr>
          <w:szCs w:val="24"/>
          <w:u w:val="none"/>
        </w:rPr>
        <w:t xml:space="preserve">v průběhu provádění Díla </w:t>
      </w:r>
      <w:r w:rsidR="0092741B" w:rsidRPr="00977102">
        <w:rPr>
          <w:szCs w:val="24"/>
          <w:u w:val="none"/>
        </w:rPr>
        <w:t>za účelem konzultace a testování průběhu provádění Díla</w:t>
      </w:r>
      <w:r w:rsidR="00E34374" w:rsidRPr="00977102">
        <w:rPr>
          <w:szCs w:val="24"/>
          <w:u w:val="none"/>
        </w:rPr>
        <w:t xml:space="preserve"> v sídle Zhotovitele</w:t>
      </w:r>
      <w:r w:rsidR="0092741B" w:rsidRPr="00977102">
        <w:rPr>
          <w:szCs w:val="24"/>
          <w:u w:val="none"/>
        </w:rPr>
        <w:t>. Na</w:t>
      </w:r>
      <w:r w:rsidR="00E34374" w:rsidRPr="00977102">
        <w:rPr>
          <w:szCs w:val="24"/>
          <w:u w:val="none"/>
        </w:rPr>
        <w:t xml:space="preserve"> takové</w:t>
      </w:r>
      <w:r w:rsidR="0092741B" w:rsidRPr="00977102">
        <w:rPr>
          <w:szCs w:val="24"/>
          <w:u w:val="none"/>
        </w:rPr>
        <w:t xml:space="preserve"> schůzce musí být vždy přítomen zástupce Objednatele a </w:t>
      </w:r>
      <w:r w:rsidR="00E34374" w:rsidRPr="00977102">
        <w:rPr>
          <w:szCs w:val="24"/>
          <w:u w:val="none"/>
        </w:rPr>
        <w:t xml:space="preserve">zástupce </w:t>
      </w:r>
      <w:r w:rsidR="0092741B" w:rsidRPr="00977102">
        <w:rPr>
          <w:szCs w:val="24"/>
          <w:u w:val="none"/>
        </w:rPr>
        <w:t>Zhotovitele</w:t>
      </w:r>
      <w:r w:rsidR="0029080F" w:rsidRPr="00977102">
        <w:rPr>
          <w:szCs w:val="24"/>
          <w:u w:val="none"/>
        </w:rPr>
        <w:t xml:space="preserve"> pro věci technické</w:t>
      </w:r>
      <w:r w:rsidR="0092741B" w:rsidRPr="00977102">
        <w:rPr>
          <w:szCs w:val="24"/>
          <w:u w:val="none"/>
        </w:rPr>
        <w:t xml:space="preserve">. </w:t>
      </w:r>
    </w:p>
    <w:p w:rsidR="0092741B" w:rsidRPr="00977102" w:rsidRDefault="0029080F" w:rsidP="0092741B">
      <w:pPr>
        <w:pStyle w:val="bh2"/>
        <w:rPr>
          <w:szCs w:val="24"/>
          <w:u w:val="none"/>
        </w:rPr>
      </w:pPr>
      <w:r w:rsidRPr="00977102">
        <w:rPr>
          <w:szCs w:val="24"/>
          <w:u w:val="none"/>
        </w:rPr>
        <w:t xml:space="preserve">Termín schůzky bude stanoven po vzájemné dohodě Smluvních stran, vždy však nejméně jedenkrát měsíčně. V případě, že se Smluvní strany nedohodnou na termínu schůzky, proběhne schůzka vždy </w:t>
      </w:r>
      <w:r w:rsidRPr="00437D04">
        <w:rPr>
          <w:szCs w:val="24"/>
          <w:u w:val="none"/>
        </w:rPr>
        <w:t xml:space="preserve">poslední středu v měsíci v sídle Zhotovitele. </w:t>
      </w:r>
      <w:r w:rsidR="0092741B" w:rsidRPr="00437D04">
        <w:rPr>
          <w:szCs w:val="24"/>
          <w:u w:val="none"/>
        </w:rPr>
        <w:t>O průběhu schůzky bude mezi Smluvními stranami sepsán</w:t>
      </w:r>
      <w:r w:rsidR="0092741B" w:rsidRPr="00977102">
        <w:rPr>
          <w:szCs w:val="24"/>
          <w:u w:val="none"/>
        </w:rPr>
        <w:t xml:space="preserve"> </w:t>
      </w:r>
      <w:r w:rsidR="00E34374" w:rsidRPr="00977102">
        <w:rPr>
          <w:szCs w:val="24"/>
          <w:u w:val="none"/>
        </w:rPr>
        <w:t xml:space="preserve">a podepsán protokol připravený </w:t>
      </w:r>
      <w:r w:rsidR="006779EE" w:rsidRPr="00977102">
        <w:rPr>
          <w:szCs w:val="24"/>
          <w:u w:val="none"/>
        </w:rPr>
        <w:t>Objednatelem</w:t>
      </w:r>
      <w:r w:rsidR="008F0DA9">
        <w:rPr>
          <w:szCs w:val="24"/>
          <w:u w:val="none"/>
        </w:rPr>
        <w:t>.</w:t>
      </w:r>
    </w:p>
    <w:p w:rsidR="0092741B" w:rsidRPr="00977102" w:rsidRDefault="0092741B" w:rsidP="0092741B">
      <w:pPr>
        <w:pStyle w:val="bh2"/>
        <w:rPr>
          <w:rStyle w:val="platne1"/>
          <w:szCs w:val="24"/>
          <w:u w:val="none"/>
        </w:rPr>
      </w:pPr>
      <w:r w:rsidRPr="00977102">
        <w:rPr>
          <w:szCs w:val="24"/>
          <w:u w:val="none"/>
        </w:rPr>
        <w:t xml:space="preserve">Zhotovitel se zavazuje </w:t>
      </w:r>
      <w:r w:rsidR="002C31C8">
        <w:rPr>
          <w:u w:val="none"/>
        </w:rPr>
        <w:t xml:space="preserve">provádět Dílo dle časového harmonogramu uvedeného v Příloze číslo 2 </w:t>
      </w:r>
      <w:proofErr w:type="gramStart"/>
      <w:r w:rsidR="002C31C8">
        <w:rPr>
          <w:u w:val="none"/>
        </w:rPr>
        <w:t>této</w:t>
      </w:r>
      <w:proofErr w:type="gramEnd"/>
      <w:r w:rsidR="002C31C8">
        <w:rPr>
          <w:u w:val="none"/>
        </w:rPr>
        <w:t xml:space="preserve"> Smlouvy (dále jen „</w:t>
      </w:r>
      <w:r w:rsidR="002C31C8" w:rsidRPr="005F20E4">
        <w:rPr>
          <w:b/>
          <w:u w:val="none"/>
        </w:rPr>
        <w:t>Harmonogram</w:t>
      </w:r>
      <w:r w:rsidR="002C31C8">
        <w:rPr>
          <w:u w:val="none"/>
        </w:rPr>
        <w:t>“)</w:t>
      </w:r>
      <w:r w:rsidRPr="00977102">
        <w:rPr>
          <w:rStyle w:val="platne1"/>
          <w:szCs w:val="24"/>
          <w:u w:val="none"/>
        </w:rPr>
        <w:t>.</w:t>
      </w:r>
    </w:p>
    <w:p w:rsidR="000D4630" w:rsidRPr="00977102" w:rsidRDefault="003D047B" w:rsidP="0092741B">
      <w:pPr>
        <w:pStyle w:val="bh2"/>
        <w:rPr>
          <w:rStyle w:val="platne1"/>
          <w:szCs w:val="24"/>
          <w:u w:val="none"/>
        </w:rPr>
      </w:pPr>
      <w:r w:rsidRPr="00977102">
        <w:rPr>
          <w:rStyle w:val="platne1"/>
          <w:szCs w:val="24"/>
          <w:u w:val="none"/>
        </w:rPr>
        <w:lastRenderedPageBreak/>
        <w:t xml:space="preserve">Zhotovitel se zavazuje celé Dílo předat </w:t>
      </w:r>
      <w:r w:rsidR="0029080F" w:rsidRPr="00977102">
        <w:rPr>
          <w:rStyle w:val="platne1"/>
          <w:szCs w:val="24"/>
          <w:u w:val="none"/>
        </w:rPr>
        <w:t xml:space="preserve">Objednateli </w:t>
      </w:r>
      <w:r w:rsidRPr="00977102">
        <w:rPr>
          <w:rStyle w:val="platne1"/>
          <w:szCs w:val="24"/>
          <w:u w:val="none"/>
        </w:rPr>
        <w:t xml:space="preserve">a Objednatel se zavazuje </w:t>
      </w:r>
      <w:r w:rsidR="0092741B" w:rsidRPr="00977102">
        <w:rPr>
          <w:rStyle w:val="platne1"/>
          <w:szCs w:val="24"/>
          <w:u w:val="none"/>
        </w:rPr>
        <w:t xml:space="preserve">celé </w:t>
      </w:r>
      <w:r w:rsidR="000D4630" w:rsidRPr="00977102">
        <w:rPr>
          <w:szCs w:val="24"/>
          <w:u w:val="none"/>
        </w:rPr>
        <w:t>D</w:t>
      </w:r>
      <w:r w:rsidRPr="00977102">
        <w:rPr>
          <w:szCs w:val="24"/>
          <w:u w:val="none"/>
        </w:rPr>
        <w:t xml:space="preserve">ílo převzít nejpozději </w:t>
      </w:r>
      <w:r w:rsidR="000D4630" w:rsidRPr="00977102">
        <w:rPr>
          <w:szCs w:val="24"/>
          <w:u w:val="none"/>
        </w:rPr>
        <w:t xml:space="preserve">do </w:t>
      </w:r>
      <w:r w:rsidR="000D4630" w:rsidRPr="00977102">
        <w:rPr>
          <w:rStyle w:val="platne1"/>
          <w:szCs w:val="24"/>
          <w:u w:val="none"/>
        </w:rPr>
        <w:t>[</w:t>
      </w:r>
      <w:r w:rsidR="000D4630" w:rsidRPr="00977102">
        <w:rPr>
          <w:rStyle w:val="platne1"/>
          <w:szCs w:val="24"/>
          <w:highlight w:val="yellow"/>
          <w:u w:val="none"/>
        </w:rPr>
        <w:t>BUDE DOPLNĚNO</w:t>
      </w:r>
      <w:r w:rsidR="000D4630" w:rsidRPr="00977102">
        <w:rPr>
          <w:rStyle w:val="platne1"/>
          <w:szCs w:val="24"/>
          <w:u w:val="none"/>
        </w:rPr>
        <w:t>].</w:t>
      </w:r>
    </w:p>
    <w:p w:rsidR="00B12337" w:rsidRPr="00977102" w:rsidRDefault="00B12337" w:rsidP="0029080F">
      <w:pPr>
        <w:spacing w:line="320" w:lineRule="exact"/>
        <w:rPr>
          <w:szCs w:val="24"/>
        </w:rPr>
      </w:pPr>
    </w:p>
    <w:p w:rsidR="00BF258F" w:rsidRPr="00977102" w:rsidRDefault="00BF258F" w:rsidP="0092741B">
      <w:pPr>
        <w:pStyle w:val="bh1"/>
        <w:ind w:right="250"/>
      </w:pPr>
      <w:r w:rsidRPr="00977102">
        <w:t>předání a převzetí díla</w:t>
      </w:r>
    </w:p>
    <w:p w:rsidR="00C70ED0" w:rsidRPr="003632E8" w:rsidRDefault="00F5449C" w:rsidP="00C70ED0">
      <w:pPr>
        <w:pStyle w:val="bh2"/>
        <w:ind w:right="-2"/>
        <w:rPr>
          <w:szCs w:val="24"/>
          <w:u w:val="none"/>
        </w:rPr>
      </w:pPr>
      <w:bookmarkStart w:id="23" w:name="_Ref244326797"/>
      <w:bookmarkEnd w:id="17"/>
      <w:bookmarkEnd w:id="18"/>
      <w:bookmarkEnd w:id="19"/>
      <w:r w:rsidRPr="00977102">
        <w:rPr>
          <w:szCs w:val="24"/>
          <w:u w:val="none"/>
        </w:rPr>
        <w:t xml:space="preserve">Po provedení Díla, kdy </w:t>
      </w:r>
      <w:r w:rsidR="00383E1A" w:rsidRPr="00977102">
        <w:rPr>
          <w:szCs w:val="24"/>
          <w:u w:val="none"/>
        </w:rPr>
        <w:t xml:space="preserve">je </w:t>
      </w:r>
      <w:r w:rsidRPr="00977102">
        <w:rPr>
          <w:szCs w:val="24"/>
          <w:u w:val="none"/>
        </w:rPr>
        <w:t>Dílo dokončeno v souladu s touto Smlouvou a nevykazuje žádné vady a nedodělky, které by bránily jeho provozu a užívání, Zhotovitel vyzve písemně</w:t>
      </w:r>
      <w:r w:rsidR="0025728C">
        <w:rPr>
          <w:szCs w:val="24"/>
          <w:u w:val="none"/>
        </w:rPr>
        <w:t xml:space="preserve"> </w:t>
      </w:r>
      <w:r w:rsidR="0025728C" w:rsidRPr="008F0DA9">
        <w:rPr>
          <w:szCs w:val="24"/>
          <w:u w:val="none"/>
        </w:rPr>
        <w:t>(akceptována i elektronická forma vyzvání)</w:t>
      </w:r>
      <w:r w:rsidRPr="00977102">
        <w:rPr>
          <w:szCs w:val="24"/>
          <w:u w:val="none"/>
        </w:rPr>
        <w:t xml:space="preserve"> Objednatele k</w:t>
      </w:r>
      <w:r w:rsidR="002C31C8">
        <w:rPr>
          <w:szCs w:val="24"/>
          <w:u w:val="none"/>
        </w:rPr>
        <w:t xml:space="preserve"> účasti na závěrečné zkoušce Díla, během které bude Dílo odzkoušeno </w:t>
      </w:r>
      <w:r w:rsidR="007D6E2D">
        <w:rPr>
          <w:szCs w:val="24"/>
          <w:u w:val="none"/>
        </w:rPr>
        <w:t xml:space="preserve">společně </w:t>
      </w:r>
      <w:r w:rsidR="002C31C8">
        <w:rPr>
          <w:szCs w:val="24"/>
          <w:u w:val="none"/>
        </w:rPr>
        <w:t>Objednatelem a Dodavatelem za účasti</w:t>
      </w:r>
      <w:r w:rsidR="002C31C8" w:rsidRPr="00977102">
        <w:rPr>
          <w:szCs w:val="24"/>
          <w:u w:val="none"/>
        </w:rPr>
        <w:t xml:space="preserve"> zástupce Objednatele a zástupce Zhotovitele pro věci technické</w:t>
      </w:r>
      <w:r w:rsidR="00C70ED0">
        <w:rPr>
          <w:szCs w:val="24"/>
          <w:u w:val="none"/>
        </w:rPr>
        <w:t xml:space="preserve"> (dále jen „</w:t>
      </w:r>
      <w:r w:rsidR="00C70ED0" w:rsidRPr="00C70ED0">
        <w:rPr>
          <w:b/>
          <w:szCs w:val="24"/>
          <w:u w:val="none"/>
        </w:rPr>
        <w:t>Závěrečná zkouška</w:t>
      </w:r>
      <w:r w:rsidR="00C70ED0">
        <w:rPr>
          <w:szCs w:val="24"/>
          <w:u w:val="none"/>
        </w:rPr>
        <w:t>“)</w:t>
      </w:r>
      <w:r w:rsidR="002C31C8">
        <w:rPr>
          <w:szCs w:val="24"/>
          <w:u w:val="none"/>
        </w:rPr>
        <w:t>.</w:t>
      </w:r>
      <w:r w:rsidR="00C70ED0">
        <w:rPr>
          <w:szCs w:val="24"/>
          <w:u w:val="none"/>
        </w:rPr>
        <w:t xml:space="preserve"> </w:t>
      </w:r>
      <w:r w:rsidR="00C70ED0" w:rsidRPr="003632E8">
        <w:rPr>
          <w:szCs w:val="24"/>
          <w:u w:val="none"/>
        </w:rPr>
        <w:t xml:space="preserve">Závěrečná zkouška </w:t>
      </w:r>
      <w:r w:rsidR="004524B4" w:rsidRPr="003632E8">
        <w:rPr>
          <w:szCs w:val="24"/>
          <w:u w:val="none"/>
        </w:rPr>
        <w:t xml:space="preserve"> resp. předvedení funkce </w:t>
      </w:r>
      <w:r w:rsidR="00BC65AF">
        <w:rPr>
          <w:szCs w:val="24"/>
          <w:u w:val="none"/>
        </w:rPr>
        <w:t>programu (Předmět díla)</w:t>
      </w:r>
      <w:r w:rsidR="004524B4" w:rsidRPr="003632E8">
        <w:rPr>
          <w:szCs w:val="24"/>
          <w:u w:val="none"/>
        </w:rPr>
        <w:t xml:space="preserve"> </w:t>
      </w:r>
      <w:r w:rsidR="00A3752E" w:rsidRPr="003632E8">
        <w:rPr>
          <w:szCs w:val="24"/>
          <w:u w:val="none"/>
        </w:rPr>
        <w:t>ve spoluprá</w:t>
      </w:r>
      <w:r w:rsidR="00776F6E" w:rsidRPr="003632E8">
        <w:rPr>
          <w:szCs w:val="24"/>
          <w:u w:val="none"/>
        </w:rPr>
        <w:t>ci s</w:t>
      </w:r>
      <w:r w:rsidR="00E02D7B">
        <w:rPr>
          <w:szCs w:val="24"/>
          <w:u w:val="none"/>
        </w:rPr>
        <w:t> </w:t>
      </w:r>
      <w:r w:rsidR="00BC65AF">
        <w:rPr>
          <w:szCs w:val="24"/>
          <w:u w:val="none"/>
        </w:rPr>
        <w:t>generátorem</w:t>
      </w:r>
      <w:r w:rsidR="00E02D7B">
        <w:rPr>
          <w:szCs w:val="24"/>
          <w:u w:val="none"/>
        </w:rPr>
        <w:t xml:space="preserve"> v sesterském vozíku</w:t>
      </w:r>
      <w:r w:rsidR="004524B4" w:rsidRPr="003632E8">
        <w:rPr>
          <w:szCs w:val="24"/>
          <w:u w:val="none"/>
        </w:rPr>
        <w:t xml:space="preserve">, </w:t>
      </w:r>
      <w:r w:rsidR="00C70ED0" w:rsidRPr="003632E8">
        <w:rPr>
          <w:szCs w:val="24"/>
          <w:u w:val="none"/>
        </w:rPr>
        <w:t>ověří provedení Díla Zhotovitelem v rozsahu a v souladu s požadavky, podmínkami, specifikacemi, parametry a informacemi sjednanými dále v této Smlouvě.</w:t>
      </w:r>
      <w:r w:rsidR="002C31C8" w:rsidRPr="003632E8">
        <w:rPr>
          <w:szCs w:val="24"/>
          <w:u w:val="none"/>
        </w:rPr>
        <w:t xml:space="preserve"> </w:t>
      </w:r>
      <w:r w:rsidR="00C70ED0" w:rsidRPr="003632E8">
        <w:rPr>
          <w:szCs w:val="24"/>
          <w:u w:val="none"/>
        </w:rPr>
        <w:t xml:space="preserve">Písemná výzva Zhotovitele </w:t>
      </w:r>
      <w:r w:rsidR="007D6E2D" w:rsidRPr="003632E8">
        <w:rPr>
          <w:szCs w:val="24"/>
          <w:u w:val="none"/>
        </w:rPr>
        <w:t xml:space="preserve">k účasti na Závěrečné zkoušce </w:t>
      </w:r>
      <w:r w:rsidR="00C70ED0" w:rsidRPr="003632E8">
        <w:rPr>
          <w:szCs w:val="24"/>
          <w:u w:val="none"/>
        </w:rPr>
        <w:t>musí být Objednateli doručena alespoň pět (5) dní před plánovanou Závěrečnou zkouškou, p</w:t>
      </w:r>
      <w:r w:rsidR="00AD5FD5">
        <w:rPr>
          <w:szCs w:val="24"/>
          <w:u w:val="none"/>
        </w:rPr>
        <w:t xml:space="preserve">řičemž ve výzvě bude uveden den (období) </w:t>
      </w:r>
      <w:r w:rsidR="00C70ED0" w:rsidRPr="003632E8">
        <w:rPr>
          <w:szCs w:val="24"/>
          <w:u w:val="none"/>
        </w:rPr>
        <w:t>plánované Závěrečné zkoušky. Závěrečná zkouška se uskuteční v sídle Objednatele.</w:t>
      </w:r>
    </w:p>
    <w:p w:rsidR="00F14D88" w:rsidRPr="00C70ED0" w:rsidRDefault="007D6E2D" w:rsidP="006F4F77">
      <w:pPr>
        <w:pStyle w:val="bh2"/>
        <w:ind w:right="-2"/>
        <w:rPr>
          <w:szCs w:val="24"/>
          <w:u w:val="none"/>
        </w:rPr>
      </w:pPr>
      <w:r>
        <w:rPr>
          <w:szCs w:val="24"/>
          <w:u w:val="none"/>
        </w:rPr>
        <w:t>V případě, že Závěrečná zkouška osvědčí, že Dílo je provedeno v souladu se Smlouvou, proběhne po Závěrečné zkoušce p</w:t>
      </w:r>
      <w:r w:rsidR="002C31C8" w:rsidRPr="00C70ED0">
        <w:rPr>
          <w:szCs w:val="24"/>
          <w:u w:val="none"/>
        </w:rPr>
        <w:t xml:space="preserve">ředání a </w:t>
      </w:r>
      <w:r>
        <w:rPr>
          <w:szCs w:val="24"/>
          <w:u w:val="none"/>
        </w:rPr>
        <w:t>p</w:t>
      </w:r>
      <w:r w:rsidR="002C31C8" w:rsidRPr="00C70ED0">
        <w:rPr>
          <w:szCs w:val="24"/>
          <w:u w:val="none"/>
        </w:rPr>
        <w:t xml:space="preserve">řevzetí </w:t>
      </w:r>
      <w:r w:rsidR="00F5449C" w:rsidRPr="00C70ED0">
        <w:rPr>
          <w:szCs w:val="24"/>
          <w:u w:val="none"/>
        </w:rPr>
        <w:t>Díla</w:t>
      </w:r>
      <w:r w:rsidR="002C31C8" w:rsidRPr="00C70ED0">
        <w:rPr>
          <w:szCs w:val="24"/>
          <w:u w:val="none"/>
        </w:rPr>
        <w:t xml:space="preserve"> </w:t>
      </w:r>
      <w:r w:rsidR="00C70ED0">
        <w:rPr>
          <w:szCs w:val="24"/>
          <w:u w:val="none"/>
        </w:rPr>
        <w:t>(dále jen „</w:t>
      </w:r>
      <w:r w:rsidR="00C70ED0" w:rsidRPr="00C70ED0">
        <w:rPr>
          <w:b/>
          <w:szCs w:val="24"/>
          <w:u w:val="none"/>
        </w:rPr>
        <w:t>Převzetí díla</w:t>
      </w:r>
      <w:r w:rsidR="00C70ED0">
        <w:rPr>
          <w:szCs w:val="24"/>
          <w:u w:val="none"/>
        </w:rPr>
        <w:t>“)</w:t>
      </w:r>
      <w:r w:rsidR="00C70ED0" w:rsidRPr="00C70ED0">
        <w:rPr>
          <w:szCs w:val="24"/>
          <w:u w:val="none"/>
        </w:rPr>
        <w:t xml:space="preserve">. </w:t>
      </w:r>
      <w:r w:rsidR="00F14D88" w:rsidRPr="00C70ED0">
        <w:rPr>
          <w:szCs w:val="24"/>
          <w:u w:val="none"/>
        </w:rPr>
        <w:t xml:space="preserve">V rámci </w:t>
      </w:r>
      <w:r w:rsidR="00C247C4" w:rsidRPr="00C70ED0">
        <w:rPr>
          <w:szCs w:val="24"/>
          <w:u w:val="none"/>
        </w:rPr>
        <w:t xml:space="preserve">Převzetí </w:t>
      </w:r>
      <w:r w:rsidR="00F14D88" w:rsidRPr="00C70ED0">
        <w:rPr>
          <w:szCs w:val="24"/>
          <w:u w:val="none"/>
        </w:rPr>
        <w:t xml:space="preserve">Díla Objednatelem je </w:t>
      </w:r>
      <w:r w:rsidR="0015124F" w:rsidRPr="00C70ED0">
        <w:rPr>
          <w:szCs w:val="24"/>
          <w:u w:val="none"/>
        </w:rPr>
        <w:t>Zhotovitel</w:t>
      </w:r>
      <w:r w:rsidR="00F14D88" w:rsidRPr="00C70ED0">
        <w:rPr>
          <w:szCs w:val="24"/>
          <w:u w:val="none"/>
        </w:rPr>
        <w:t xml:space="preserve"> pov</w:t>
      </w:r>
      <w:r w:rsidR="00C247C4" w:rsidRPr="00C70ED0">
        <w:rPr>
          <w:szCs w:val="24"/>
          <w:u w:val="none"/>
        </w:rPr>
        <w:t>inen předat Objednateli veškeré</w:t>
      </w:r>
      <w:r w:rsidR="00F14D88" w:rsidRPr="00C70ED0">
        <w:rPr>
          <w:szCs w:val="24"/>
          <w:u w:val="none"/>
        </w:rPr>
        <w:t xml:space="preserve"> originály </w:t>
      </w:r>
      <w:r w:rsidR="005833B6">
        <w:rPr>
          <w:szCs w:val="24"/>
          <w:u w:val="none"/>
        </w:rPr>
        <w:t>(</w:t>
      </w:r>
      <w:r w:rsidR="005637DB">
        <w:rPr>
          <w:szCs w:val="24"/>
          <w:u w:val="none"/>
        </w:rPr>
        <w:t xml:space="preserve">např. </w:t>
      </w:r>
      <w:r w:rsidR="005833B6">
        <w:rPr>
          <w:szCs w:val="24"/>
          <w:u w:val="none"/>
        </w:rPr>
        <w:t>dokumentaci</w:t>
      </w:r>
      <w:r w:rsidR="0049631B">
        <w:rPr>
          <w:szCs w:val="24"/>
          <w:u w:val="none"/>
        </w:rPr>
        <w:t>, zdrojové kódy s popisem</w:t>
      </w:r>
      <w:r w:rsidR="005833B6">
        <w:rPr>
          <w:szCs w:val="24"/>
          <w:u w:val="none"/>
        </w:rPr>
        <w:t xml:space="preserve">) </w:t>
      </w:r>
      <w:r w:rsidR="00F14D88" w:rsidRPr="00C70ED0">
        <w:rPr>
          <w:szCs w:val="24"/>
          <w:u w:val="none"/>
        </w:rPr>
        <w:t>nebo ověřené kopie všech dokumentů souvisejících s</w:t>
      </w:r>
      <w:r w:rsidR="00BA333B" w:rsidRPr="00C70ED0">
        <w:rPr>
          <w:szCs w:val="24"/>
          <w:u w:val="none"/>
        </w:rPr>
        <w:t> </w:t>
      </w:r>
      <w:r w:rsidR="00F14D88" w:rsidRPr="00C70ED0">
        <w:rPr>
          <w:szCs w:val="24"/>
          <w:u w:val="none"/>
        </w:rPr>
        <w:t>Dílem</w:t>
      </w:r>
      <w:r w:rsidR="00285D29" w:rsidRPr="00C70ED0">
        <w:rPr>
          <w:szCs w:val="24"/>
          <w:u w:val="none"/>
        </w:rPr>
        <w:t xml:space="preserve"> </w:t>
      </w:r>
      <w:r w:rsidR="00C247C4" w:rsidRPr="00C70ED0">
        <w:rPr>
          <w:szCs w:val="24"/>
          <w:u w:val="none"/>
        </w:rPr>
        <w:t>(dále jen „</w:t>
      </w:r>
      <w:r w:rsidR="00C247C4" w:rsidRPr="00C70ED0">
        <w:rPr>
          <w:b/>
          <w:szCs w:val="24"/>
          <w:u w:val="none"/>
        </w:rPr>
        <w:t>Dokumentace</w:t>
      </w:r>
      <w:r w:rsidR="00C247C4" w:rsidRPr="00C70ED0">
        <w:rPr>
          <w:szCs w:val="24"/>
          <w:u w:val="none"/>
        </w:rPr>
        <w:t>“)</w:t>
      </w:r>
      <w:r w:rsidR="00F14D88" w:rsidRPr="00C70ED0">
        <w:rPr>
          <w:szCs w:val="24"/>
          <w:u w:val="none"/>
        </w:rPr>
        <w:t>.</w:t>
      </w:r>
      <w:bookmarkEnd w:id="23"/>
      <w:del w:id="24" w:author="Autor">
        <w:r w:rsidR="00F14D88" w:rsidRPr="00C70ED0" w:rsidDel="00337699">
          <w:rPr>
            <w:szCs w:val="24"/>
            <w:u w:val="none"/>
          </w:rPr>
          <w:delText xml:space="preserve"> </w:delText>
        </w:r>
      </w:del>
    </w:p>
    <w:p w:rsidR="00B12337" w:rsidRPr="00977102" w:rsidRDefault="00BA333B" w:rsidP="0092741B">
      <w:pPr>
        <w:pStyle w:val="bh2"/>
        <w:rPr>
          <w:szCs w:val="24"/>
          <w:u w:val="none"/>
        </w:rPr>
      </w:pPr>
      <w:bookmarkStart w:id="25" w:name="_Ref250578259"/>
      <w:r w:rsidRPr="00977102">
        <w:rPr>
          <w:szCs w:val="24"/>
          <w:u w:val="none"/>
        </w:rPr>
        <w:t>O Převzetí Díla bude Smluvními stranami vyhotoven a podepsán předávací protokol o předání a převzetí Díla připravený Zhotovitelem (den Převzetí Díla Objednatelem dále jen jako „</w:t>
      </w:r>
      <w:r w:rsidRPr="00977102">
        <w:rPr>
          <w:b/>
          <w:szCs w:val="24"/>
          <w:u w:val="none"/>
        </w:rPr>
        <w:t>Den Převzetí Díla</w:t>
      </w:r>
      <w:r w:rsidRPr="00977102">
        <w:rPr>
          <w:szCs w:val="24"/>
          <w:u w:val="none"/>
        </w:rPr>
        <w:t>“, předávací protokol dále jen „</w:t>
      </w:r>
      <w:r w:rsidRPr="00977102">
        <w:rPr>
          <w:b/>
          <w:szCs w:val="24"/>
          <w:u w:val="none"/>
        </w:rPr>
        <w:t>Předávací protokol</w:t>
      </w:r>
      <w:r w:rsidRPr="00977102">
        <w:rPr>
          <w:szCs w:val="24"/>
          <w:u w:val="none"/>
        </w:rPr>
        <w:t>“), který bude obsahovat také seznam předané Dokumentace.</w:t>
      </w:r>
      <w:bookmarkEnd w:id="25"/>
    </w:p>
    <w:p w:rsidR="00B12337" w:rsidRPr="00977102" w:rsidRDefault="00B12337" w:rsidP="0092741B">
      <w:pPr>
        <w:pStyle w:val="bh2"/>
        <w:rPr>
          <w:szCs w:val="24"/>
          <w:u w:val="none"/>
        </w:rPr>
      </w:pPr>
      <w:r w:rsidRPr="00977102">
        <w:rPr>
          <w:szCs w:val="24"/>
          <w:u w:val="none"/>
        </w:rPr>
        <w:t xml:space="preserve">Smluvní strany výslovně sjednávají, že Objednatel převezme Dílo pouze za předpokladu, že je Dílo dokončeno v souladu s touto Smlouvou a nevykazuje žádné vady a nedodělky. </w:t>
      </w:r>
      <w:r w:rsidRPr="00331E73">
        <w:rPr>
          <w:szCs w:val="24"/>
          <w:u w:val="none"/>
        </w:rPr>
        <w:t>Objednatel je oprávněn Dílo převzít i v případě, že Dílo vykazuje v době převzetí drobné vady či nedodělky, které nebrání řádnému provozu a užívání Díla, přičemž v takovém případě bude přílohou Předávacího protokolu seznam těchto drobných vad a nedodělků</w:t>
      </w:r>
      <w:r w:rsidR="0029080F" w:rsidRPr="00331E73">
        <w:rPr>
          <w:szCs w:val="24"/>
          <w:u w:val="none"/>
        </w:rPr>
        <w:t xml:space="preserve"> a současně bude v Předávacím protokolu uveden termín pro </w:t>
      </w:r>
      <w:r w:rsidR="00C94A01" w:rsidRPr="00331E73">
        <w:rPr>
          <w:szCs w:val="24"/>
          <w:u w:val="none"/>
        </w:rPr>
        <w:t xml:space="preserve">kompletní </w:t>
      </w:r>
      <w:r w:rsidR="0029080F" w:rsidRPr="00331E73">
        <w:rPr>
          <w:szCs w:val="24"/>
          <w:u w:val="none"/>
        </w:rPr>
        <w:t xml:space="preserve">odstranění </w:t>
      </w:r>
      <w:r w:rsidR="00E34374" w:rsidRPr="00331E73">
        <w:rPr>
          <w:szCs w:val="24"/>
          <w:u w:val="none"/>
        </w:rPr>
        <w:t xml:space="preserve">těchto drobných vad a nedodělků </w:t>
      </w:r>
      <w:r w:rsidR="0029080F" w:rsidRPr="00331E73">
        <w:rPr>
          <w:szCs w:val="24"/>
          <w:u w:val="none"/>
        </w:rPr>
        <w:t>Zhotovitelem</w:t>
      </w:r>
      <w:r w:rsidRPr="00977102">
        <w:rPr>
          <w:szCs w:val="24"/>
          <w:u w:val="none"/>
        </w:rPr>
        <w:t>.</w:t>
      </w:r>
    </w:p>
    <w:p w:rsidR="00F14D88" w:rsidRPr="00977102" w:rsidRDefault="00C02EDB" w:rsidP="0029080F">
      <w:pPr>
        <w:spacing w:line="320" w:lineRule="exact"/>
        <w:rPr>
          <w:szCs w:val="24"/>
        </w:rPr>
      </w:pPr>
      <w:r w:rsidRPr="00977102">
        <w:rPr>
          <w:szCs w:val="24"/>
        </w:rPr>
        <w:t xml:space="preserve"> </w:t>
      </w:r>
    </w:p>
    <w:p w:rsidR="00F14D88" w:rsidRPr="00977102" w:rsidRDefault="00F14D88" w:rsidP="0092741B">
      <w:pPr>
        <w:pStyle w:val="bh1"/>
        <w:ind w:right="250"/>
      </w:pPr>
      <w:bookmarkStart w:id="26" w:name="_Ref244308634"/>
      <w:bookmarkStart w:id="27" w:name="_Ref244313226"/>
      <w:bookmarkStart w:id="28" w:name="_Toc244337803"/>
      <w:bookmarkStart w:id="29" w:name="_Toc250535938"/>
      <w:bookmarkStart w:id="30" w:name="_Toc243386240"/>
      <w:r w:rsidRPr="00977102">
        <w:t>CENA díla</w:t>
      </w:r>
      <w:bookmarkEnd w:id="26"/>
      <w:bookmarkEnd w:id="27"/>
      <w:bookmarkEnd w:id="28"/>
      <w:bookmarkEnd w:id="29"/>
      <w:r w:rsidRPr="00977102">
        <w:t xml:space="preserve"> </w:t>
      </w:r>
      <w:bookmarkEnd w:id="30"/>
    </w:p>
    <w:p w:rsidR="00F14D88" w:rsidRPr="00977102" w:rsidRDefault="00F14D88" w:rsidP="0092741B">
      <w:pPr>
        <w:pStyle w:val="bh2"/>
        <w:ind w:right="-2"/>
        <w:rPr>
          <w:szCs w:val="24"/>
          <w:u w:val="none"/>
        </w:rPr>
      </w:pPr>
      <w:bookmarkStart w:id="31" w:name="_Ref324864885"/>
      <w:bookmarkStart w:id="32" w:name="_Ref244057093"/>
      <w:r w:rsidRPr="00977102">
        <w:rPr>
          <w:rStyle w:val="platne1"/>
          <w:szCs w:val="24"/>
          <w:u w:val="none"/>
        </w:rPr>
        <w:t xml:space="preserve">Objednatel se zavazuje uhradit </w:t>
      </w:r>
      <w:r w:rsidR="0015124F" w:rsidRPr="00977102">
        <w:rPr>
          <w:rStyle w:val="platne1"/>
          <w:szCs w:val="24"/>
          <w:u w:val="none"/>
        </w:rPr>
        <w:t>Zhotovitel</w:t>
      </w:r>
      <w:r w:rsidRPr="00977102">
        <w:rPr>
          <w:rStyle w:val="platne1"/>
          <w:szCs w:val="24"/>
          <w:u w:val="none"/>
        </w:rPr>
        <w:t xml:space="preserve">i za provedení Díla </w:t>
      </w:r>
      <w:r w:rsidRPr="00977102">
        <w:rPr>
          <w:szCs w:val="24"/>
          <w:u w:val="none"/>
        </w:rPr>
        <w:t xml:space="preserve">cenu ve výši </w:t>
      </w:r>
      <w:r w:rsidR="00632E67" w:rsidRPr="00D16FEE">
        <w:rPr>
          <w:rStyle w:val="platne1"/>
          <w:szCs w:val="24"/>
          <w:highlight w:val="yellow"/>
          <w:u w:val="none"/>
        </w:rPr>
        <w:t>130 000</w:t>
      </w:r>
      <w:r w:rsidR="003D047B" w:rsidRPr="00D16FEE">
        <w:rPr>
          <w:rStyle w:val="platne1"/>
          <w:szCs w:val="24"/>
          <w:highlight w:val="yellow"/>
          <w:u w:val="none"/>
        </w:rPr>
        <w:t xml:space="preserve"> </w:t>
      </w:r>
      <w:r w:rsidRPr="00D16FEE">
        <w:rPr>
          <w:szCs w:val="24"/>
          <w:highlight w:val="yellow"/>
          <w:u w:val="none"/>
        </w:rPr>
        <w:t>Kč</w:t>
      </w:r>
      <w:r w:rsidRPr="00977102">
        <w:rPr>
          <w:szCs w:val="24"/>
          <w:u w:val="none"/>
        </w:rPr>
        <w:t xml:space="preserve"> (slovy: </w:t>
      </w:r>
      <w:proofErr w:type="spellStart"/>
      <w:r w:rsidR="00632E67" w:rsidRPr="00D16FEE">
        <w:rPr>
          <w:rStyle w:val="platne1"/>
          <w:szCs w:val="24"/>
          <w:highlight w:val="yellow"/>
          <w:u w:val="none"/>
        </w:rPr>
        <w:t>stotřicettisíc</w:t>
      </w:r>
      <w:bookmarkStart w:id="33" w:name="_GoBack"/>
      <w:bookmarkEnd w:id="33"/>
      <w:proofErr w:type="spellEnd"/>
      <w:r w:rsidR="003D047B" w:rsidRPr="00977102">
        <w:rPr>
          <w:rStyle w:val="platne1"/>
          <w:szCs w:val="24"/>
          <w:u w:val="none"/>
        </w:rPr>
        <w:t xml:space="preserve"> </w:t>
      </w:r>
      <w:r w:rsidR="00663142" w:rsidRPr="00977102">
        <w:rPr>
          <w:szCs w:val="24"/>
          <w:u w:val="none"/>
        </w:rPr>
        <w:t>k</w:t>
      </w:r>
      <w:r w:rsidRPr="00977102">
        <w:rPr>
          <w:szCs w:val="24"/>
          <w:u w:val="none"/>
        </w:rPr>
        <w:t>orun českých) bez DPH. K ceně bude připočtena DPH ve výši stanovené právními předpisy</w:t>
      </w:r>
      <w:r w:rsidR="00542AD8" w:rsidRPr="00977102">
        <w:rPr>
          <w:szCs w:val="24"/>
          <w:u w:val="none"/>
        </w:rPr>
        <w:t xml:space="preserve"> </w:t>
      </w:r>
      <w:r w:rsidRPr="00977102">
        <w:rPr>
          <w:szCs w:val="24"/>
          <w:u w:val="none"/>
        </w:rPr>
        <w:t>(dále jen „</w:t>
      </w:r>
      <w:r w:rsidRPr="00977102">
        <w:rPr>
          <w:b/>
          <w:szCs w:val="24"/>
          <w:u w:val="none"/>
        </w:rPr>
        <w:t>Cena</w:t>
      </w:r>
      <w:r w:rsidRPr="00977102">
        <w:rPr>
          <w:szCs w:val="24"/>
          <w:u w:val="none"/>
        </w:rPr>
        <w:t>“).</w:t>
      </w:r>
      <w:bookmarkEnd w:id="31"/>
    </w:p>
    <w:p w:rsidR="00F14D88" w:rsidRPr="00977102" w:rsidRDefault="00F14D88" w:rsidP="0092741B">
      <w:pPr>
        <w:pStyle w:val="bh2"/>
        <w:ind w:right="-2"/>
        <w:rPr>
          <w:szCs w:val="24"/>
          <w:u w:val="none"/>
        </w:rPr>
      </w:pPr>
      <w:bookmarkStart w:id="34" w:name="_Ref244484770"/>
      <w:bookmarkStart w:id="35" w:name="_Ref408320826"/>
      <w:bookmarkEnd w:id="32"/>
      <w:r w:rsidRPr="00977102">
        <w:rPr>
          <w:szCs w:val="24"/>
          <w:u w:val="none"/>
        </w:rPr>
        <w:t>Výslovně se sjednává, že Cena je maximální cena</w:t>
      </w:r>
      <w:r w:rsidR="001662F4" w:rsidRPr="00977102">
        <w:rPr>
          <w:szCs w:val="24"/>
          <w:u w:val="none"/>
        </w:rPr>
        <w:t xml:space="preserve"> </w:t>
      </w:r>
      <w:r w:rsidRPr="00977102">
        <w:rPr>
          <w:szCs w:val="24"/>
          <w:u w:val="none"/>
        </w:rPr>
        <w:t xml:space="preserve">a nelze ji překročit žádným způsobem, ledaže by si Smluvní strany sjednaly dodatek k této Smlouvě, který bude </w:t>
      </w:r>
      <w:r w:rsidRPr="00977102">
        <w:rPr>
          <w:szCs w:val="24"/>
          <w:u w:val="none"/>
        </w:rPr>
        <w:lastRenderedPageBreak/>
        <w:t>výslovně měnit ujednání týkající se výše Ceny</w:t>
      </w:r>
      <w:bookmarkEnd w:id="34"/>
      <w:r w:rsidR="00B36D76" w:rsidRPr="00977102">
        <w:rPr>
          <w:szCs w:val="24"/>
          <w:u w:val="none"/>
        </w:rPr>
        <w:t xml:space="preserve"> (s výjimkou ustanovení </w:t>
      </w:r>
      <w:proofErr w:type="gramStart"/>
      <w:r w:rsidR="00B36D76" w:rsidRPr="00977102">
        <w:rPr>
          <w:szCs w:val="24"/>
          <w:u w:val="none"/>
        </w:rPr>
        <w:t xml:space="preserve">odstavce </w:t>
      </w:r>
      <w:r w:rsidR="00A37B59" w:rsidRPr="00977102">
        <w:rPr>
          <w:szCs w:val="24"/>
          <w:u w:val="none"/>
        </w:rPr>
        <w:fldChar w:fldCharType="begin"/>
      </w:r>
      <w:r w:rsidR="00A37B59" w:rsidRPr="00977102">
        <w:rPr>
          <w:szCs w:val="24"/>
          <w:u w:val="none"/>
        </w:rPr>
        <w:instrText xml:space="preserve"> REF _Ref408320802 \r \h </w:instrText>
      </w:r>
      <w:r w:rsidR="00A306F4" w:rsidRPr="00977102">
        <w:rPr>
          <w:szCs w:val="24"/>
          <w:u w:val="none"/>
        </w:rPr>
        <w:instrText xml:space="preserve"> \* MERGEFORMAT </w:instrText>
      </w:r>
      <w:r w:rsidR="00A37B59" w:rsidRPr="00977102">
        <w:rPr>
          <w:szCs w:val="24"/>
          <w:u w:val="none"/>
        </w:rPr>
      </w:r>
      <w:r w:rsidR="00A37B59" w:rsidRPr="00977102">
        <w:rPr>
          <w:szCs w:val="24"/>
          <w:u w:val="none"/>
        </w:rPr>
        <w:fldChar w:fldCharType="separate"/>
      </w:r>
      <w:r w:rsidR="00632E67">
        <w:rPr>
          <w:szCs w:val="24"/>
          <w:u w:val="none"/>
        </w:rPr>
        <w:t>6.3</w:t>
      </w:r>
      <w:r w:rsidR="00A37B59" w:rsidRPr="00977102">
        <w:rPr>
          <w:szCs w:val="24"/>
          <w:u w:val="none"/>
        </w:rPr>
        <w:fldChar w:fldCharType="end"/>
      </w:r>
      <w:r w:rsidR="00B36D76" w:rsidRPr="00977102">
        <w:rPr>
          <w:szCs w:val="24"/>
          <w:u w:val="none"/>
        </w:rPr>
        <w:t xml:space="preserve"> této</w:t>
      </w:r>
      <w:proofErr w:type="gramEnd"/>
      <w:r w:rsidR="00B36D76" w:rsidRPr="00977102">
        <w:rPr>
          <w:szCs w:val="24"/>
          <w:u w:val="none"/>
        </w:rPr>
        <w:t xml:space="preserve"> Smlouvy)</w:t>
      </w:r>
      <w:r w:rsidRPr="00977102">
        <w:rPr>
          <w:szCs w:val="24"/>
          <w:u w:val="none"/>
        </w:rPr>
        <w:t>.</w:t>
      </w:r>
      <w:bookmarkEnd w:id="35"/>
      <w:r w:rsidRPr="00977102">
        <w:rPr>
          <w:szCs w:val="24"/>
          <w:u w:val="none"/>
        </w:rPr>
        <w:t xml:space="preserve"> </w:t>
      </w:r>
    </w:p>
    <w:p w:rsidR="00542AD8" w:rsidRPr="00977102" w:rsidRDefault="00B36D76" w:rsidP="0092741B">
      <w:pPr>
        <w:pStyle w:val="bh2"/>
        <w:ind w:right="-2"/>
        <w:rPr>
          <w:szCs w:val="24"/>
          <w:u w:val="none"/>
        </w:rPr>
      </w:pPr>
      <w:bookmarkStart w:id="36" w:name="_Ref408320802"/>
      <w:bookmarkStart w:id="37" w:name="_Ref244173366"/>
      <w:r w:rsidRPr="00977102">
        <w:rPr>
          <w:szCs w:val="24"/>
          <w:u w:val="none"/>
        </w:rPr>
        <w:t>Smluvní strany tímto výslovně sjednávají, že Cena uvedená v </w:t>
      </w:r>
      <w:proofErr w:type="gramStart"/>
      <w:r w:rsidRPr="00977102">
        <w:rPr>
          <w:szCs w:val="24"/>
          <w:u w:val="none"/>
        </w:rPr>
        <w:t xml:space="preserve">odstavci </w:t>
      </w:r>
      <w:r w:rsidR="00A37B59" w:rsidRPr="00977102">
        <w:rPr>
          <w:szCs w:val="24"/>
          <w:u w:val="none"/>
        </w:rPr>
        <w:fldChar w:fldCharType="begin"/>
      </w:r>
      <w:r w:rsidR="00A37B59" w:rsidRPr="00977102">
        <w:rPr>
          <w:szCs w:val="24"/>
          <w:u w:val="none"/>
        </w:rPr>
        <w:instrText xml:space="preserve"> REF _Ref324864885 \r \h </w:instrText>
      </w:r>
      <w:r w:rsidR="00A306F4" w:rsidRPr="00977102">
        <w:rPr>
          <w:szCs w:val="24"/>
          <w:u w:val="none"/>
        </w:rPr>
        <w:instrText xml:space="preserve"> \* MERGEFORMAT </w:instrText>
      </w:r>
      <w:r w:rsidR="00A37B59" w:rsidRPr="00977102">
        <w:rPr>
          <w:szCs w:val="24"/>
          <w:u w:val="none"/>
        </w:rPr>
      </w:r>
      <w:r w:rsidR="00A37B59" w:rsidRPr="00977102">
        <w:rPr>
          <w:szCs w:val="24"/>
          <w:u w:val="none"/>
        </w:rPr>
        <w:fldChar w:fldCharType="separate"/>
      </w:r>
      <w:r w:rsidR="00632E67">
        <w:rPr>
          <w:szCs w:val="24"/>
          <w:u w:val="none"/>
        </w:rPr>
        <w:t>6.1</w:t>
      </w:r>
      <w:r w:rsidR="00A37B59" w:rsidRPr="00977102">
        <w:rPr>
          <w:szCs w:val="24"/>
          <w:u w:val="none"/>
        </w:rPr>
        <w:fldChar w:fldCharType="end"/>
      </w:r>
      <w:r w:rsidRPr="00977102">
        <w:rPr>
          <w:szCs w:val="24"/>
          <w:u w:val="none"/>
        </w:rPr>
        <w:t xml:space="preserve"> této</w:t>
      </w:r>
      <w:proofErr w:type="gramEnd"/>
      <w:r w:rsidRPr="00977102">
        <w:rPr>
          <w:szCs w:val="24"/>
          <w:u w:val="none"/>
        </w:rPr>
        <w:t xml:space="preserve"> Smlouvy může bý</w:t>
      </w:r>
      <w:r w:rsidR="0029080F" w:rsidRPr="00977102">
        <w:rPr>
          <w:szCs w:val="24"/>
          <w:u w:val="none"/>
        </w:rPr>
        <w:t>t změněna v souladu s článkem 8</w:t>
      </w:r>
      <w:r w:rsidRPr="00977102">
        <w:rPr>
          <w:szCs w:val="24"/>
          <w:u w:val="none"/>
        </w:rPr>
        <w:t xml:space="preserve"> této Smlouvy.</w:t>
      </w:r>
      <w:bookmarkEnd w:id="36"/>
    </w:p>
    <w:bookmarkEnd w:id="37"/>
    <w:p w:rsidR="0029080F" w:rsidRPr="00977102" w:rsidRDefault="0029080F" w:rsidP="0029080F">
      <w:pPr>
        <w:spacing w:line="320" w:lineRule="exact"/>
        <w:rPr>
          <w:szCs w:val="24"/>
        </w:rPr>
      </w:pPr>
    </w:p>
    <w:p w:rsidR="0047600C" w:rsidRPr="00977102" w:rsidRDefault="0047600C" w:rsidP="0092741B">
      <w:pPr>
        <w:pStyle w:val="bh1"/>
        <w:ind w:right="250"/>
      </w:pPr>
      <w:bookmarkStart w:id="38" w:name="_Ref244265649"/>
      <w:bookmarkStart w:id="39" w:name="_Toc244337809"/>
      <w:bookmarkStart w:id="40" w:name="_Toc250535944"/>
      <w:r w:rsidRPr="00977102">
        <w:t>platební podmínky</w:t>
      </w:r>
    </w:p>
    <w:p w:rsidR="00772FA9" w:rsidRPr="00977102" w:rsidRDefault="00772FA9" w:rsidP="0092741B">
      <w:pPr>
        <w:pStyle w:val="bh2"/>
        <w:ind w:right="-2"/>
        <w:rPr>
          <w:szCs w:val="24"/>
          <w:u w:val="none"/>
        </w:rPr>
      </w:pPr>
      <w:r w:rsidRPr="00977102">
        <w:rPr>
          <w:szCs w:val="24"/>
          <w:u w:val="none"/>
        </w:rPr>
        <w:t xml:space="preserve">Zhotoviteli vzniká nárok na vystavení </w:t>
      </w:r>
      <w:r w:rsidR="0029080F" w:rsidRPr="00977102">
        <w:rPr>
          <w:szCs w:val="24"/>
          <w:u w:val="none"/>
        </w:rPr>
        <w:t xml:space="preserve">daňového dokladu - </w:t>
      </w:r>
      <w:r w:rsidRPr="00977102">
        <w:rPr>
          <w:szCs w:val="24"/>
          <w:u w:val="none"/>
        </w:rPr>
        <w:t>faktury</w:t>
      </w:r>
      <w:r w:rsidR="00422424" w:rsidRPr="00977102">
        <w:rPr>
          <w:szCs w:val="24"/>
          <w:u w:val="none"/>
        </w:rPr>
        <w:t xml:space="preserve"> na Cenu v Den Převzetí Díla</w:t>
      </w:r>
      <w:r w:rsidR="0029080F" w:rsidRPr="00977102">
        <w:rPr>
          <w:szCs w:val="24"/>
          <w:u w:val="none"/>
        </w:rPr>
        <w:t xml:space="preserve">, </w:t>
      </w:r>
      <w:r w:rsidR="0029080F" w:rsidRPr="00331E73">
        <w:rPr>
          <w:szCs w:val="24"/>
          <w:u w:val="none"/>
        </w:rPr>
        <w:t xml:space="preserve">resp. od okamžiku, kdy došlo k odstranění veškerých </w:t>
      </w:r>
      <w:r w:rsidR="00E34374" w:rsidRPr="00331E73">
        <w:rPr>
          <w:szCs w:val="24"/>
          <w:u w:val="none"/>
        </w:rPr>
        <w:t xml:space="preserve">drobných </w:t>
      </w:r>
      <w:r w:rsidR="0029080F" w:rsidRPr="00331E73">
        <w:rPr>
          <w:szCs w:val="24"/>
          <w:u w:val="none"/>
        </w:rPr>
        <w:t xml:space="preserve">vad a nedodělků uvedených v Předávacím protokolu o Převzetí Díla dle odstavce </w:t>
      </w:r>
      <w:proofErr w:type="gramStart"/>
      <w:r w:rsidR="0029080F" w:rsidRPr="00331E73">
        <w:rPr>
          <w:szCs w:val="24"/>
          <w:u w:val="none"/>
        </w:rPr>
        <w:t>5.4. této</w:t>
      </w:r>
      <w:proofErr w:type="gramEnd"/>
      <w:r w:rsidR="0029080F" w:rsidRPr="00331E73">
        <w:rPr>
          <w:szCs w:val="24"/>
          <w:u w:val="none"/>
        </w:rPr>
        <w:t xml:space="preserve"> Smlouvy, a to podle toho, která z těchto skutečností nastane později</w:t>
      </w:r>
      <w:r w:rsidRPr="00977102">
        <w:rPr>
          <w:szCs w:val="24"/>
          <w:u w:val="none"/>
        </w:rPr>
        <w:t xml:space="preserve">. Objednatel se zavazuje </w:t>
      </w:r>
      <w:r w:rsidR="00422424" w:rsidRPr="00977102">
        <w:rPr>
          <w:szCs w:val="24"/>
          <w:u w:val="none"/>
        </w:rPr>
        <w:t xml:space="preserve">Cenu </w:t>
      </w:r>
      <w:r w:rsidRPr="00977102">
        <w:rPr>
          <w:szCs w:val="24"/>
          <w:u w:val="none"/>
        </w:rPr>
        <w:t xml:space="preserve">uhradit nejpozději do šedesáti </w:t>
      </w:r>
      <w:r w:rsidRPr="00FB208E">
        <w:rPr>
          <w:szCs w:val="24"/>
          <w:u w:val="none"/>
        </w:rPr>
        <w:t>(60)</w:t>
      </w:r>
      <w:r w:rsidRPr="00977102">
        <w:rPr>
          <w:szCs w:val="24"/>
          <w:u w:val="none"/>
        </w:rPr>
        <w:t xml:space="preserve"> dnů ode dne doručení faktury. </w:t>
      </w:r>
    </w:p>
    <w:p w:rsidR="00772FA9" w:rsidRPr="00977102" w:rsidRDefault="00772FA9" w:rsidP="0092741B">
      <w:pPr>
        <w:pStyle w:val="bh2"/>
        <w:ind w:right="-2"/>
        <w:rPr>
          <w:szCs w:val="24"/>
          <w:u w:val="none"/>
        </w:rPr>
      </w:pPr>
      <w:bookmarkStart w:id="41" w:name="_Ref244224298"/>
      <w:bookmarkStart w:id="42" w:name="_Ref318712581"/>
      <w:r w:rsidRPr="00977102">
        <w:rPr>
          <w:szCs w:val="24"/>
          <w:u w:val="none"/>
        </w:rPr>
        <w:t>Faktur</w:t>
      </w:r>
      <w:r w:rsidR="00422424" w:rsidRPr="00977102">
        <w:rPr>
          <w:szCs w:val="24"/>
          <w:u w:val="none"/>
        </w:rPr>
        <w:t>a</w:t>
      </w:r>
      <w:r w:rsidRPr="00977102">
        <w:rPr>
          <w:szCs w:val="24"/>
          <w:u w:val="none"/>
        </w:rPr>
        <w:t xml:space="preserve"> Zhotovitele musí mít všechny náležitosti daňového dokladu požadované českými daňovými a účetními předpisy (zejm. zákonem č. 235/2004 Sb., o dani z přidané hodnoty, ve znění pozdějších předpisů). </w:t>
      </w:r>
      <w:bookmarkEnd w:id="41"/>
      <w:bookmarkEnd w:id="42"/>
    </w:p>
    <w:p w:rsidR="00772FA9" w:rsidRPr="00977102" w:rsidRDefault="00772FA9" w:rsidP="0092741B">
      <w:pPr>
        <w:pStyle w:val="bh2"/>
        <w:ind w:right="-2"/>
        <w:rPr>
          <w:szCs w:val="24"/>
          <w:u w:val="none"/>
        </w:rPr>
      </w:pPr>
      <w:bookmarkStart w:id="43" w:name="_Ref244184367"/>
      <w:r w:rsidRPr="00977102">
        <w:rPr>
          <w:szCs w:val="24"/>
          <w:u w:val="none"/>
        </w:rPr>
        <w:t>Veškeré platby podle této Smlouvy budou prováděny bezhotovostně na bankovní účet Zhotovitele uvedený na faktuře vystavené Zhotovitelem, a to v měně, ve které je uvedena Cena.</w:t>
      </w:r>
      <w:bookmarkEnd w:id="43"/>
    </w:p>
    <w:p w:rsidR="00A607D5" w:rsidRPr="00977102" w:rsidRDefault="00A607D5" w:rsidP="0029080F">
      <w:pPr>
        <w:spacing w:line="320" w:lineRule="exact"/>
        <w:rPr>
          <w:szCs w:val="24"/>
        </w:rPr>
      </w:pPr>
    </w:p>
    <w:p w:rsidR="00F14D88" w:rsidRPr="00977102" w:rsidRDefault="00F14D88" w:rsidP="0092741B">
      <w:pPr>
        <w:pStyle w:val="bh1"/>
        <w:ind w:right="250"/>
      </w:pPr>
      <w:bookmarkStart w:id="44" w:name="_Ref112660850"/>
      <w:bookmarkStart w:id="45" w:name="_Ref244463368"/>
      <w:bookmarkStart w:id="46" w:name="_Ref244464012"/>
      <w:bookmarkEnd w:id="44"/>
      <w:bookmarkEnd w:id="45"/>
      <w:bookmarkEnd w:id="46"/>
      <w:r w:rsidRPr="00977102">
        <w:t>přechod vlastnického práva</w:t>
      </w:r>
      <w:bookmarkEnd w:id="38"/>
      <w:bookmarkEnd w:id="39"/>
      <w:bookmarkEnd w:id="40"/>
      <w:r w:rsidR="00395765" w:rsidRPr="00977102">
        <w:t xml:space="preserve"> a nebezpečí škody na díle</w:t>
      </w:r>
    </w:p>
    <w:p w:rsidR="00C76746" w:rsidRPr="00977102" w:rsidRDefault="00C76746" w:rsidP="0092741B">
      <w:pPr>
        <w:pStyle w:val="bh2"/>
        <w:ind w:right="-2"/>
        <w:rPr>
          <w:szCs w:val="24"/>
          <w:u w:val="none"/>
        </w:rPr>
      </w:pPr>
      <w:r w:rsidRPr="00977102">
        <w:rPr>
          <w:szCs w:val="24"/>
          <w:u w:val="none"/>
        </w:rPr>
        <w:t>Vlastnické právo k provedenému Dílu přechází na Objednatele okamžikem Převzetí Díla Objednatelem</w:t>
      </w:r>
      <w:r w:rsidR="00326227" w:rsidRPr="00977102">
        <w:rPr>
          <w:szCs w:val="24"/>
          <w:u w:val="none"/>
        </w:rPr>
        <w:t>.</w:t>
      </w:r>
      <w:r w:rsidRPr="00977102">
        <w:rPr>
          <w:szCs w:val="24"/>
          <w:u w:val="none"/>
        </w:rPr>
        <w:t xml:space="preserve"> Objednatel je od počátku vlastníkem věcí opatřených Zhotoviteli k provedení Díla po dobu trvání této Smlouvy.</w:t>
      </w:r>
      <w:r w:rsidR="005D356E" w:rsidRPr="00977102">
        <w:rPr>
          <w:szCs w:val="24"/>
          <w:u w:val="none"/>
        </w:rPr>
        <w:t xml:space="preserve"> Okamžikem Převzetí Díla Zhotovitel pozbývá jakékoli vlastnické právo k Dílu jako celku, jakož i jakýmkoli jednotlivým částem Díla.</w:t>
      </w:r>
    </w:p>
    <w:p w:rsidR="00C76746" w:rsidRPr="00977102" w:rsidRDefault="00C76746" w:rsidP="0092741B">
      <w:pPr>
        <w:pStyle w:val="bh2"/>
        <w:ind w:right="-2"/>
        <w:rPr>
          <w:szCs w:val="24"/>
          <w:u w:val="none"/>
        </w:rPr>
      </w:pPr>
      <w:r w:rsidRPr="00977102">
        <w:rPr>
          <w:szCs w:val="24"/>
          <w:u w:val="none"/>
        </w:rPr>
        <w:t>Zhotovitel se zavazuje, že v okamžiku přechodu vlastnického práva na Objednatele bude neomezeným vlastníkem jednotlivých věcí určených k zahrnutí do Díla a součástí Díla, které nebudou zatíženy žádnými právy třetích osob, zejména na nich nebude váznout právo zástavní, zadržovací ani nebudou předmětem výhrady vlastnického práva třetích osob v jakékoli formě.</w:t>
      </w:r>
    </w:p>
    <w:p w:rsidR="00C76746" w:rsidRPr="00977102" w:rsidRDefault="0029080F" w:rsidP="0092741B">
      <w:pPr>
        <w:pStyle w:val="bh2"/>
        <w:ind w:right="-2"/>
        <w:rPr>
          <w:szCs w:val="24"/>
          <w:u w:val="none"/>
        </w:rPr>
      </w:pPr>
      <w:bookmarkStart w:id="47" w:name="_Ref244459794"/>
      <w:r w:rsidRPr="00977102">
        <w:rPr>
          <w:szCs w:val="24"/>
          <w:u w:val="none"/>
        </w:rPr>
        <w:t xml:space="preserve">Vznikne-li na Díle </w:t>
      </w:r>
      <w:r w:rsidR="00C76746" w:rsidRPr="00977102">
        <w:rPr>
          <w:szCs w:val="24"/>
          <w:u w:val="none"/>
        </w:rPr>
        <w:t>škoda, ztráta nebo jakákoliv jiná újma v době do Převzetí Díla, Zhotovitel na své náklady odstraní vzniklou škodu, ztrátu nebo jinou újmu a uvede Dílo nebo jeho části, včetně věcí ve všech ohledech do bezvadného stavu a do souladu s podmínkami Smlouvy.</w:t>
      </w:r>
      <w:bookmarkEnd w:id="47"/>
    </w:p>
    <w:p w:rsidR="00C76746" w:rsidRPr="00977102" w:rsidRDefault="00C76746" w:rsidP="0092741B">
      <w:pPr>
        <w:pStyle w:val="bh2"/>
        <w:ind w:right="-2"/>
        <w:rPr>
          <w:szCs w:val="24"/>
          <w:u w:val="none"/>
        </w:rPr>
      </w:pPr>
      <w:bookmarkStart w:id="48" w:name="_Ref244459789"/>
      <w:bookmarkStart w:id="49" w:name="_Toc243386277"/>
      <w:r w:rsidRPr="00977102">
        <w:rPr>
          <w:szCs w:val="24"/>
          <w:u w:val="none"/>
        </w:rPr>
        <w:t>Nebezpečí škody na Díle přechází na Objednatele Dnem Převzetí Díla.</w:t>
      </w:r>
      <w:bookmarkEnd w:id="48"/>
      <w:r w:rsidRPr="00977102">
        <w:rPr>
          <w:szCs w:val="24"/>
          <w:u w:val="none"/>
        </w:rPr>
        <w:t xml:space="preserve"> </w:t>
      </w:r>
    </w:p>
    <w:p w:rsidR="00F14D88" w:rsidRPr="00977102" w:rsidRDefault="00F14D88" w:rsidP="005D356E">
      <w:pPr>
        <w:spacing w:line="320" w:lineRule="exact"/>
        <w:rPr>
          <w:szCs w:val="24"/>
        </w:rPr>
      </w:pPr>
    </w:p>
    <w:p w:rsidR="00F14D88" w:rsidRPr="00977102" w:rsidRDefault="00F14D88" w:rsidP="0092741B">
      <w:pPr>
        <w:pStyle w:val="bh1"/>
        <w:ind w:right="250"/>
      </w:pPr>
      <w:bookmarkStart w:id="50" w:name="_Toc250535950"/>
      <w:bookmarkEnd w:id="49"/>
      <w:r w:rsidRPr="00977102">
        <w:t>smluvní pokuty a úrok z prodlení</w:t>
      </w:r>
      <w:bookmarkEnd w:id="50"/>
    </w:p>
    <w:p w:rsidR="00430007" w:rsidRPr="00977102" w:rsidRDefault="00430007" w:rsidP="0092741B">
      <w:pPr>
        <w:pStyle w:val="bh2"/>
        <w:rPr>
          <w:szCs w:val="24"/>
          <w:u w:val="none"/>
        </w:rPr>
      </w:pPr>
      <w:bookmarkStart w:id="51" w:name="_Ref320164053"/>
      <w:bookmarkStart w:id="52" w:name="_Ref320169124"/>
      <w:r w:rsidRPr="00977102">
        <w:rPr>
          <w:szCs w:val="24"/>
          <w:u w:val="none"/>
        </w:rPr>
        <w:lastRenderedPageBreak/>
        <w:t xml:space="preserve">V případě, že Zhotovitel </w:t>
      </w:r>
      <w:r w:rsidR="00124C2B" w:rsidRPr="00977102">
        <w:rPr>
          <w:szCs w:val="24"/>
          <w:u w:val="none"/>
        </w:rPr>
        <w:t xml:space="preserve">bude v prodlení s dokončením Díla </w:t>
      </w:r>
      <w:r w:rsidR="0029080F" w:rsidRPr="00977102">
        <w:rPr>
          <w:szCs w:val="24"/>
          <w:u w:val="none"/>
        </w:rPr>
        <w:t xml:space="preserve">dle </w:t>
      </w:r>
      <w:r w:rsidR="00124C2B" w:rsidRPr="00977102">
        <w:rPr>
          <w:szCs w:val="24"/>
          <w:u w:val="none"/>
        </w:rPr>
        <w:t>této Smlouvy</w:t>
      </w:r>
      <w:r w:rsidR="004C342D" w:rsidRPr="00977102">
        <w:rPr>
          <w:szCs w:val="24"/>
          <w:u w:val="none"/>
        </w:rPr>
        <w:t>,</w:t>
      </w:r>
      <w:r w:rsidRPr="00977102">
        <w:rPr>
          <w:szCs w:val="24"/>
          <w:u w:val="none"/>
        </w:rPr>
        <w:t xml:space="preserve"> je povinen zaplatit Objednateli smluvní pokutu ve výši </w:t>
      </w:r>
      <w:r w:rsidR="00741DD1">
        <w:rPr>
          <w:rStyle w:val="platne1"/>
          <w:szCs w:val="24"/>
          <w:u w:val="none"/>
        </w:rPr>
        <w:t>1.0</w:t>
      </w:r>
      <w:r w:rsidR="00C70ED0">
        <w:rPr>
          <w:rStyle w:val="platne1"/>
          <w:szCs w:val="24"/>
          <w:u w:val="none"/>
        </w:rPr>
        <w:t>00,- Kč (slovy: tisíc korun českých)</w:t>
      </w:r>
      <w:r w:rsidR="00C70ED0" w:rsidRPr="00DE6CF2">
        <w:rPr>
          <w:rStyle w:val="platne1"/>
          <w:u w:val="none"/>
        </w:rPr>
        <w:t xml:space="preserve"> </w:t>
      </w:r>
      <w:r w:rsidRPr="00977102">
        <w:rPr>
          <w:szCs w:val="24"/>
          <w:u w:val="none"/>
        </w:rPr>
        <w:t>z Ceny za každý započatý den prodlení.</w:t>
      </w:r>
      <w:bookmarkEnd w:id="51"/>
      <w:bookmarkEnd w:id="52"/>
    </w:p>
    <w:p w:rsidR="00733920" w:rsidRPr="00977102" w:rsidRDefault="00733920" w:rsidP="0049257C">
      <w:pPr>
        <w:pStyle w:val="bh2"/>
        <w:rPr>
          <w:szCs w:val="24"/>
          <w:u w:val="none"/>
        </w:rPr>
      </w:pPr>
      <w:r w:rsidRPr="00977102">
        <w:rPr>
          <w:szCs w:val="24"/>
          <w:u w:val="none"/>
        </w:rPr>
        <w:t xml:space="preserve">V případě, že Zhotovitel poruší svoji povinnost </w:t>
      </w:r>
      <w:r w:rsidR="0029080F" w:rsidRPr="00977102">
        <w:rPr>
          <w:szCs w:val="24"/>
          <w:u w:val="none"/>
        </w:rPr>
        <w:t>odstranit</w:t>
      </w:r>
      <w:r w:rsidRPr="00977102">
        <w:rPr>
          <w:szCs w:val="24"/>
          <w:u w:val="none"/>
        </w:rPr>
        <w:t xml:space="preserve"> vady Díla </w:t>
      </w:r>
      <w:r w:rsidR="002D36CF" w:rsidRPr="00977102">
        <w:rPr>
          <w:szCs w:val="24"/>
          <w:u w:val="none"/>
        </w:rPr>
        <w:t xml:space="preserve">oznámené </w:t>
      </w:r>
      <w:r w:rsidRPr="00977102">
        <w:rPr>
          <w:szCs w:val="24"/>
          <w:u w:val="none"/>
        </w:rPr>
        <w:t xml:space="preserve">Objednatelem Zhotoviteli </w:t>
      </w:r>
      <w:r w:rsidR="0049257C" w:rsidRPr="00977102">
        <w:rPr>
          <w:szCs w:val="24"/>
          <w:u w:val="none"/>
        </w:rPr>
        <w:t xml:space="preserve">dle odstavce </w:t>
      </w:r>
      <w:proofErr w:type="gramStart"/>
      <w:r w:rsidR="0049257C" w:rsidRPr="00977102">
        <w:rPr>
          <w:szCs w:val="24"/>
          <w:u w:val="none"/>
        </w:rPr>
        <w:t>11.2. této</w:t>
      </w:r>
      <w:proofErr w:type="gramEnd"/>
      <w:r w:rsidR="0049257C" w:rsidRPr="00977102">
        <w:rPr>
          <w:szCs w:val="24"/>
          <w:u w:val="none"/>
        </w:rPr>
        <w:t xml:space="preserve"> Smlouvy, v jakémkoliv jiném Smluvními stranami písemně sjednaném termínu pro jejich odstranění,</w:t>
      </w:r>
      <w:r w:rsidRPr="00977102">
        <w:rPr>
          <w:szCs w:val="24"/>
          <w:u w:val="none"/>
        </w:rPr>
        <w:t xml:space="preserve"> je povinen zaplatit Objednateli smluvní pokutu ve výši </w:t>
      </w:r>
      <w:r w:rsidR="00741DD1">
        <w:rPr>
          <w:rStyle w:val="platne1"/>
          <w:szCs w:val="24"/>
          <w:u w:val="none"/>
        </w:rPr>
        <w:t>1</w:t>
      </w:r>
      <w:r w:rsidR="00C70ED0">
        <w:rPr>
          <w:rStyle w:val="platne1"/>
          <w:szCs w:val="24"/>
          <w:u w:val="none"/>
        </w:rPr>
        <w:t>.000,- Kč (slovy: tisíc korun českých)</w:t>
      </w:r>
      <w:r w:rsidRPr="00977102">
        <w:rPr>
          <w:szCs w:val="24"/>
          <w:u w:val="none"/>
        </w:rPr>
        <w:t>, a to za každou vadu a za každý započatý den prodlení.</w:t>
      </w:r>
    </w:p>
    <w:p w:rsidR="00F23CA0" w:rsidRPr="00977102" w:rsidRDefault="00F23CA0" w:rsidP="0092741B">
      <w:pPr>
        <w:pStyle w:val="bh2"/>
        <w:rPr>
          <w:szCs w:val="24"/>
          <w:u w:val="none"/>
        </w:rPr>
      </w:pPr>
      <w:r w:rsidRPr="00977102">
        <w:rPr>
          <w:szCs w:val="24"/>
          <w:u w:val="none"/>
        </w:rPr>
        <w:t xml:space="preserve">V případě, že Zhotovitel poruší </w:t>
      </w:r>
      <w:r w:rsidR="0029080F" w:rsidRPr="00977102">
        <w:rPr>
          <w:szCs w:val="24"/>
          <w:u w:val="none"/>
        </w:rPr>
        <w:t xml:space="preserve">jakýkoli svůj závazek uvedený v článku </w:t>
      </w:r>
      <w:r w:rsidR="003814E0">
        <w:rPr>
          <w:szCs w:val="24"/>
          <w:u w:val="none"/>
        </w:rPr>
        <w:t>11 nebo</w:t>
      </w:r>
      <w:r w:rsidR="00C96677">
        <w:rPr>
          <w:szCs w:val="24"/>
          <w:u w:val="none"/>
        </w:rPr>
        <w:t xml:space="preserve"> </w:t>
      </w:r>
      <w:r w:rsidR="0029080F" w:rsidRPr="00977102">
        <w:rPr>
          <w:szCs w:val="24"/>
          <w:u w:val="none"/>
        </w:rPr>
        <w:t xml:space="preserve">12 </w:t>
      </w:r>
      <w:r w:rsidRPr="00977102">
        <w:rPr>
          <w:szCs w:val="24"/>
          <w:u w:val="none"/>
        </w:rPr>
        <w:t>této Smlouvy, je povinen zaplatit Objednateli smluvní pokutu ve výši</w:t>
      </w:r>
      <w:r w:rsidR="00C70ED0">
        <w:rPr>
          <w:szCs w:val="24"/>
          <w:u w:val="none"/>
        </w:rPr>
        <w:t xml:space="preserve"> 100.000,- Kč (slovy </w:t>
      </w:r>
      <w:r w:rsidR="00741DD1">
        <w:rPr>
          <w:szCs w:val="24"/>
          <w:u w:val="none"/>
        </w:rPr>
        <w:t xml:space="preserve">sto </w:t>
      </w:r>
      <w:proofErr w:type="spellStart"/>
      <w:r w:rsidR="00741DD1">
        <w:rPr>
          <w:szCs w:val="24"/>
          <w:u w:val="none"/>
        </w:rPr>
        <w:t>ticíc</w:t>
      </w:r>
      <w:proofErr w:type="spellEnd"/>
      <w:r w:rsidR="00C70ED0">
        <w:rPr>
          <w:szCs w:val="24"/>
          <w:u w:val="none"/>
        </w:rPr>
        <w:t xml:space="preserve"> korun českých),</w:t>
      </w:r>
      <w:r w:rsidRPr="00977102">
        <w:rPr>
          <w:szCs w:val="24"/>
          <w:u w:val="none"/>
        </w:rPr>
        <w:t xml:space="preserve"> a to za každý jednotlivý případ porušení.</w:t>
      </w:r>
    </w:p>
    <w:p w:rsidR="0049257C" w:rsidRPr="00977102" w:rsidRDefault="0049257C" w:rsidP="0049257C">
      <w:pPr>
        <w:pStyle w:val="bh2"/>
        <w:rPr>
          <w:szCs w:val="24"/>
          <w:u w:val="none"/>
        </w:rPr>
      </w:pPr>
      <w:r w:rsidRPr="00977102">
        <w:rPr>
          <w:szCs w:val="24"/>
          <w:u w:val="none"/>
        </w:rPr>
        <w:t xml:space="preserve">V případě, že Zhotovitel poruší svůj závazek uvedený v článku 14 této Smlouvy, je povinen zaplatit Objednateli smluvní pokutu ve výši </w:t>
      </w:r>
      <w:r w:rsidR="00741DD1">
        <w:rPr>
          <w:szCs w:val="24"/>
          <w:u w:val="none"/>
        </w:rPr>
        <w:t xml:space="preserve">100.000,- Kč (slovy sto </w:t>
      </w:r>
      <w:proofErr w:type="spellStart"/>
      <w:r w:rsidR="00741DD1">
        <w:rPr>
          <w:szCs w:val="24"/>
          <w:u w:val="none"/>
        </w:rPr>
        <w:t>ticíc</w:t>
      </w:r>
      <w:proofErr w:type="spellEnd"/>
      <w:r w:rsidR="00C70ED0">
        <w:rPr>
          <w:szCs w:val="24"/>
          <w:u w:val="none"/>
        </w:rPr>
        <w:t xml:space="preserve"> korun českých),</w:t>
      </w:r>
      <w:r w:rsidR="00C70ED0" w:rsidRPr="00977102">
        <w:rPr>
          <w:szCs w:val="24"/>
          <w:u w:val="none"/>
        </w:rPr>
        <w:t xml:space="preserve"> a to za každý jednotlivý případ porušení</w:t>
      </w:r>
      <w:r w:rsidRPr="00977102">
        <w:rPr>
          <w:szCs w:val="24"/>
          <w:u w:val="none"/>
        </w:rPr>
        <w:t>.</w:t>
      </w:r>
    </w:p>
    <w:p w:rsidR="00430007" w:rsidRPr="00977102" w:rsidRDefault="00430007" w:rsidP="0092741B">
      <w:pPr>
        <w:pStyle w:val="bh2"/>
        <w:rPr>
          <w:szCs w:val="24"/>
          <w:u w:val="none"/>
        </w:rPr>
      </w:pPr>
      <w:r w:rsidRPr="00977102">
        <w:rPr>
          <w:szCs w:val="24"/>
          <w:u w:val="none"/>
        </w:rPr>
        <w:t xml:space="preserve">Smluvní pokuta je v případě porušení shora uvedených povinností Zhotovitele splatná ve lhůtě </w:t>
      </w:r>
      <w:r w:rsidR="00360C38" w:rsidRPr="00977102">
        <w:rPr>
          <w:szCs w:val="24"/>
          <w:u w:val="none"/>
        </w:rPr>
        <w:t xml:space="preserve">třiceti </w:t>
      </w:r>
      <w:r w:rsidRPr="00977102">
        <w:rPr>
          <w:szCs w:val="24"/>
          <w:u w:val="none"/>
        </w:rPr>
        <w:t>(</w:t>
      </w:r>
      <w:r w:rsidR="00360C38" w:rsidRPr="00977102">
        <w:rPr>
          <w:szCs w:val="24"/>
          <w:u w:val="none"/>
        </w:rPr>
        <w:t>3</w:t>
      </w:r>
      <w:r w:rsidRPr="00977102">
        <w:rPr>
          <w:szCs w:val="24"/>
          <w:u w:val="none"/>
        </w:rPr>
        <w:t>0) dnů od písemné výzvy Objednatele k jejímu zaplacení. Zhotovitel se zavazuje smluvní pokutu zaplatit formou bankovního převodu na bankovní účet Objednatele</w:t>
      </w:r>
      <w:r w:rsidR="004C342D" w:rsidRPr="00977102">
        <w:rPr>
          <w:szCs w:val="24"/>
          <w:u w:val="none"/>
        </w:rPr>
        <w:t xml:space="preserve"> uvedený v této písemné výzvě</w:t>
      </w:r>
      <w:r w:rsidRPr="00977102">
        <w:rPr>
          <w:szCs w:val="24"/>
          <w:u w:val="none"/>
        </w:rPr>
        <w:t xml:space="preserve">. </w:t>
      </w:r>
    </w:p>
    <w:p w:rsidR="00C76746" w:rsidRPr="00977102" w:rsidRDefault="00C76746" w:rsidP="0092741B">
      <w:pPr>
        <w:pStyle w:val="bh2"/>
        <w:rPr>
          <w:szCs w:val="24"/>
          <w:u w:val="none"/>
        </w:rPr>
      </w:pPr>
      <w:bookmarkStart w:id="53" w:name="_Toc244337818"/>
      <w:bookmarkStart w:id="54" w:name="_Toc250535953"/>
      <w:r w:rsidRPr="00977102">
        <w:rPr>
          <w:szCs w:val="24"/>
          <w:u w:val="none"/>
        </w:rPr>
        <w:t xml:space="preserve">Smluvní strany dále sjednávají úrok z prodlení se zaplacením jakéhokoliv peněžitého závazku dle této Smlouvy ve výši </w:t>
      </w:r>
      <w:r w:rsidR="00104793">
        <w:rPr>
          <w:szCs w:val="24"/>
          <w:u w:val="none"/>
        </w:rPr>
        <w:t>0,02</w:t>
      </w:r>
      <w:r w:rsidRPr="00977102">
        <w:rPr>
          <w:szCs w:val="24"/>
          <w:u w:val="none"/>
        </w:rPr>
        <w:t>% za každý, byť i započatý den prodlení z dlužné částky.</w:t>
      </w:r>
    </w:p>
    <w:p w:rsidR="00C76746" w:rsidRPr="00977102" w:rsidRDefault="00C76746" w:rsidP="0092741B">
      <w:pPr>
        <w:pStyle w:val="bh2"/>
        <w:rPr>
          <w:szCs w:val="24"/>
          <w:u w:val="none"/>
        </w:rPr>
      </w:pPr>
      <w:r w:rsidRPr="00977102">
        <w:rPr>
          <w:szCs w:val="24"/>
          <w:u w:val="none"/>
        </w:rPr>
        <w:t xml:space="preserve">Zaplacením smluvní pokuty Zhotovitelem dle tohoto článku není dotčen nárok Objednatele na náhradu škody. Objednatel je oprávněn domáhat se náhrady škody přesahující smluvní pokutu. </w:t>
      </w:r>
    </w:p>
    <w:p w:rsidR="0029080F" w:rsidRPr="00977102" w:rsidRDefault="00C94A01" w:rsidP="0092741B">
      <w:pPr>
        <w:pStyle w:val="bh2"/>
        <w:rPr>
          <w:szCs w:val="24"/>
          <w:u w:val="none"/>
        </w:rPr>
      </w:pPr>
      <w:r w:rsidRPr="00977102">
        <w:rPr>
          <w:szCs w:val="24"/>
          <w:u w:val="none"/>
        </w:rPr>
        <w:t xml:space="preserve">Smluvní strany si výslovně sjednávají, že </w:t>
      </w:r>
      <w:r w:rsidR="00285D29" w:rsidRPr="00977102">
        <w:rPr>
          <w:szCs w:val="24"/>
          <w:u w:val="none"/>
        </w:rPr>
        <w:t xml:space="preserve">Objednatel má právo započítat nárok na smluvní pokutu dle této Smlouvy proti jakékoli pohledávce </w:t>
      </w:r>
      <w:r w:rsidR="0049257C" w:rsidRPr="00977102">
        <w:rPr>
          <w:szCs w:val="24"/>
          <w:u w:val="none"/>
        </w:rPr>
        <w:t>Zhotovitele</w:t>
      </w:r>
      <w:r w:rsidR="00285D29" w:rsidRPr="00977102">
        <w:rPr>
          <w:szCs w:val="24"/>
          <w:u w:val="none"/>
        </w:rPr>
        <w:t>.</w:t>
      </w:r>
    </w:p>
    <w:p w:rsidR="00772FA9" w:rsidRPr="00977102" w:rsidRDefault="00772FA9" w:rsidP="005D356E">
      <w:pPr>
        <w:spacing w:line="320" w:lineRule="exact"/>
        <w:rPr>
          <w:szCs w:val="24"/>
        </w:rPr>
      </w:pPr>
    </w:p>
    <w:p w:rsidR="0032763D" w:rsidRPr="00977102" w:rsidRDefault="0032763D" w:rsidP="0092741B">
      <w:pPr>
        <w:pStyle w:val="bh1"/>
        <w:ind w:right="250"/>
      </w:pPr>
      <w:r w:rsidRPr="00977102">
        <w:t>záruka</w:t>
      </w:r>
      <w:r w:rsidR="00C76746" w:rsidRPr="00977102">
        <w:t xml:space="preserve"> A ODPOVĚDNOST ZA VADY</w:t>
      </w:r>
    </w:p>
    <w:p w:rsidR="00B947FA" w:rsidRPr="00977102" w:rsidRDefault="008B54C3" w:rsidP="0092741B">
      <w:pPr>
        <w:pStyle w:val="bh2"/>
        <w:rPr>
          <w:szCs w:val="24"/>
          <w:u w:val="none"/>
        </w:rPr>
      </w:pPr>
      <w:bookmarkStart w:id="55" w:name="_Ref244460134"/>
      <w:r w:rsidRPr="00977102">
        <w:rPr>
          <w:szCs w:val="24"/>
          <w:u w:val="none"/>
        </w:rPr>
        <w:t xml:space="preserve">Zhotovitel poskytuje Objednateli záruku ve smyslu </w:t>
      </w:r>
      <w:r w:rsidR="00F81856" w:rsidRPr="00977102">
        <w:rPr>
          <w:szCs w:val="24"/>
          <w:u w:val="none"/>
        </w:rPr>
        <w:t>příslušných ustanovení Občanského zákoníku</w:t>
      </w:r>
      <w:r w:rsidRPr="00977102">
        <w:rPr>
          <w:szCs w:val="24"/>
          <w:u w:val="none"/>
        </w:rPr>
        <w:t xml:space="preserve"> za jakost Díla jako celku a zároveň všech jeho jednotlivých částí (dále jen „</w:t>
      </w:r>
      <w:r w:rsidRPr="00977102">
        <w:rPr>
          <w:b/>
          <w:szCs w:val="24"/>
          <w:u w:val="none"/>
        </w:rPr>
        <w:t>Záruka</w:t>
      </w:r>
      <w:r w:rsidRPr="00977102">
        <w:rPr>
          <w:szCs w:val="24"/>
          <w:u w:val="none"/>
        </w:rPr>
        <w:t xml:space="preserve">“). Délka záruční doby činí </w:t>
      </w:r>
      <w:r w:rsidR="00DD1033" w:rsidRPr="00331E73">
        <w:rPr>
          <w:szCs w:val="24"/>
          <w:u w:val="none"/>
        </w:rPr>
        <w:t>dvacet čtyři</w:t>
      </w:r>
      <w:r w:rsidRPr="00331E73">
        <w:rPr>
          <w:szCs w:val="24"/>
          <w:u w:val="none"/>
        </w:rPr>
        <w:t xml:space="preserve"> (</w:t>
      </w:r>
      <w:r w:rsidR="00DD1033" w:rsidRPr="00331E73">
        <w:rPr>
          <w:szCs w:val="24"/>
          <w:u w:val="none"/>
        </w:rPr>
        <w:t>24</w:t>
      </w:r>
      <w:r w:rsidRPr="00331E73">
        <w:rPr>
          <w:szCs w:val="24"/>
          <w:u w:val="none"/>
        </w:rPr>
        <w:t>) měsíců</w:t>
      </w:r>
      <w:r w:rsidRPr="00977102">
        <w:rPr>
          <w:szCs w:val="24"/>
          <w:u w:val="none"/>
        </w:rPr>
        <w:t xml:space="preserve"> od Převzetí Díla Objednatelem</w:t>
      </w:r>
      <w:r w:rsidR="00C76746" w:rsidRPr="00977102">
        <w:rPr>
          <w:szCs w:val="24"/>
          <w:u w:val="none"/>
        </w:rPr>
        <w:t xml:space="preserve"> </w:t>
      </w:r>
      <w:r w:rsidR="00DD1033" w:rsidRPr="00977102">
        <w:rPr>
          <w:szCs w:val="24"/>
          <w:u w:val="none"/>
        </w:rPr>
        <w:t>(dále jen „</w:t>
      </w:r>
      <w:r w:rsidR="009612B4" w:rsidRPr="00977102">
        <w:rPr>
          <w:b/>
          <w:szCs w:val="24"/>
          <w:u w:val="none"/>
        </w:rPr>
        <w:t>Z</w:t>
      </w:r>
      <w:r w:rsidR="00DD1033" w:rsidRPr="00977102">
        <w:rPr>
          <w:b/>
          <w:szCs w:val="24"/>
          <w:u w:val="none"/>
        </w:rPr>
        <w:t>áruční doba</w:t>
      </w:r>
      <w:r w:rsidR="00DD1033" w:rsidRPr="00977102">
        <w:rPr>
          <w:szCs w:val="24"/>
          <w:u w:val="none"/>
        </w:rPr>
        <w:t>“)</w:t>
      </w:r>
      <w:r w:rsidRPr="00977102">
        <w:rPr>
          <w:szCs w:val="24"/>
          <w:u w:val="none"/>
        </w:rPr>
        <w:t xml:space="preserve">.  </w:t>
      </w:r>
    </w:p>
    <w:p w:rsidR="00C76746" w:rsidRPr="00977102" w:rsidRDefault="008B54C3" w:rsidP="0092741B">
      <w:pPr>
        <w:pStyle w:val="bh2"/>
        <w:rPr>
          <w:szCs w:val="24"/>
          <w:u w:val="none"/>
        </w:rPr>
      </w:pPr>
      <w:bookmarkStart w:id="56" w:name="_Ref244460147"/>
      <w:bookmarkStart w:id="57" w:name="_Ref325117312"/>
      <w:bookmarkEnd w:id="55"/>
      <w:r w:rsidRPr="00977102">
        <w:rPr>
          <w:szCs w:val="24"/>
          <w:u w:val="none"/>
        </w:rPr>
        <w:t>V případě výskytu vady v </w:t>
      </w:r>
      <w:r w:rsidR="0049078E" w:rsidRPr="00977102">
        <w:rPr>
          <w:szCs w:val="24"/>
          <w:u w:val="none"/>
        </w:rPr>
        <w:t>Z</w:t>
      </w:r>
      <w:r w:rsidRPr="00977102">
        <w:rPr>
          <w:szCs w:val="24"/>
          <w:u w:val="none"/>
        </w:rPr>
        <w:t>áruční době oznámí Objednatel Zhotoviteli tuto skutečnost bez zbytečného odkladu po jejím zjištění</w:t>
      </w:r>
      <w:r w:rsidR="00F02F00" w:rsidRPr="00977102">
        <w:rPr>
          <w:szCs w:val="24"/>
          <w:u w:val="none"/>
        </w:rPr>
        <w:t>, včetně popisu, jak se vada projevuje nebo projevila, písemně e-mailem a telefonicky,</w:t>
      </w:r>
      <w:r w:rsidRPr="00977102">
        <w:rPr>
          <w:szCs w:val="24"/>
          <w:u w:val="none"/>
        </w:rPr>
        <w:t xml:space="preserve"> a Zhotovitel se zavazuje zahájit odstraňování vady do </w:t>
      </w:r>
      <w:r w:rsidR="0040025E" w:rsidRPr="00977102">
        <w:rPr>
          <w:szCs w:val="24"/>
          <w:u w:val="none"/>
        </w:rPr>
        <w:t xml:space="preserve">pěti </w:t>
      </w:r>
      <w:r w:rsidRPr="00977102">
        <w:rPr>
          <w:szCs w:val="24"/>
          <w:u w:val="none"/>
        </w:rPr>
        <w:t>(</w:t>
      </w:r>
      <w:r w:rsidR="0040025E" w:rsidRPr="00977102">
        <w:rPr>
          <w:szCs w:val="24"/>
          <w:u w:val="none"/>
        </w:rPr>
        <w:t>5</w:t>
      </w:r>
      <w:r w:rsidRPr="00977102">
        <w:rPr>
          <w:szCs w:val="24"/>
          <w:u w:val="none"/>
        </w:rPr>
        <w:t xml:space="preserve">) dnů po jejím </w:t>
      </w:r>
      <w:r w:rsidR="008E5FC5" w:rsidRPr="00977102">
        <w:rPr>
          <w:szCs w:val="24"/>
          <w:u w:val="none"/>
        </w:rPr>
        <w:t xml:space="preserve">písemném </w:t>
      </w:r>
      <w:r w:rsidRPr="00977102">
        <w:rPr>
          <w:szCs w:val="24"/>
          <w:u w:val="none"/>
        </w:rPr>
        <w:t xml:space="preserve">oznámení Objednatelem a odstranit vadu v co nejkratším možném termínu </w:t>
      </w:r>
      <w:r w:rsidR="00C76746" w:rsidRPr="00977102">
        <w:rPr>
          <w:szCs w:val="24"/>
          <w:u w:val="none"/>
        </w:rPr>
        <w:t xml:space="preserve">nejdéle však ve lhůtě </w:t>
      </w:r>
      <w:r w:rsidR="0049257C" w:rsidRPr="00977102">
        <w:rPr>
          <w:szCs w:val="24"/>
          <w:u w:val="none"/>
        </w:rPr>
        <w:t>deseti (10</w:t>
      </w:r>
      <w:r w:rsidR="00C76746" w:rsidRPr="00977102">
        <w:rPr>
          <w:szCs w:val="24"/>
          <w:u w:val="none"/>
        </w:rPr>
        <w:t>) dnů po jejím písemném oznámení</w:t>
      </w:r>
      <w:r w:rsidRPr="00977102">
        <w:rPr>
          <w:szCs w:val="24"/>
          <w:u w:val="none"/>
        </w:rPr>
        <w:t>.</w:t>
      </w:r>
      <w:bookmarkEnd w:id="56"/>
      <w:r w:rsidRPr="00977102">
        <w:rPr>
          <w:szCs w:val="24"/>
          <w:u w:val="none"/>
        </w:rPr>
        <w:t xml:space="preserve"> </w:t>
      </w:r>
      <w:r w:rsidR="00C76746" w:rsidRPr="00977102">
        <w:rPr>
          <w:szCs w:val="24"/>
          <w:u w:val="none"/>
        </w:rPr>
        <w:t>Uplatněním nároku z odpovědnosti za vady není dotčen nárok Objednatele na náhradu škody.</w:t>
      </w:r>
    </w:p>
    <w:p w:rsidR="008B54C3" w:rsidRPr="00977102" w:rsidRDefault="009612B4" w:rsidP="0092741B">
      <w:pPr>
        <w:pStyle w:val="bh2"/>
        <w:rPr>
          <w:szCs w:val="24"/>
          <w:u w:val="none"/>
        </w:rPr>
      </w:pPr>
      <w:r w:rsidRPr="00977102">
        <w:rPr>
          <w:szCs w:val="24"/>
          <w:u w:val="none"/>
        </w:rPr>
        <w:lastRenderedPageBreak/>
        <w:t xml:space="preserve">Objednatel má právo na odstranění vady Díla opravou </w:t>
      </w:r>
      <w:r w:rsidR="00517452" w:rsidRPr="00977102">
        <w:rPr>
          <w:szCs w:val="24"/>
          <w:u w:val="none"/>
        </w:rPr>
        <w:t>Díla nebo dodání</w:t>
      </w:r>
      <w:r w:rsidR="00C94A01" w:rsidRPr="00977102">
        <w:rPr>
          <w:szCs w:val="24"/>
          <w:u w:val="none"/>
        </w:rPr>
        <w:t>m chybějící části Díla. Nelze-</w:t>
      </w:r>
      <w:r w:rsidR="00517452" w:rsidRPr="00977102">
        <w:rPr>
          <w:szCs w:val="24"/>
          <w:u w:val="none"/>
        </w:rPr>
        <w:t>li vadu odstranit</w:t>
      </w:r>
      <w:r w:rsidR="00946328" w:rsidRPr="00977102">
        <w:rPr>
          <w:szCs w:val="24"/>
          <w:u w:val="none"/>
        </w:rPr>
        <w:t>,</w:t>
      </w:r>
      <w:r w:rsidR="00517452" w:rsidRPr="00977102">
        <w:rPr>
          <w:szCs w:val="24"/>
          <w:u w:val="none"/>
        </w:rPr>
        <w:t xml:space="preserve"> má Objednatel právo na přiměřenou sle</w:t>
      </w:r>
      <w:r w:rsidR="006028F5" w:rsidRPr="00977102">
        <w:rPr>
          <w:szCs w:val="24"/>
          <w:u w:val="none"/>
        </w:rPr>
        <w:t>v</w:t>
      </w:r>
      <w:r w:rsidR="00C76746" w:rsidRPr="00977102">
        <w:rPr>
          <w:szCs w:val="24"/>
          <w:u w:val="none"/>
        </w:rPr>
        <w:t>u z Ceny Díla, nebo má právo na dodání</w:t>
      </w:r>
      <w:r w:rsidR="00517452" w:rsidRPr="00977102">
        <w:rPr>
          <w:szCs w:val="24"/>
          <w:u w:val="none"/>
        </w:rPr>
        <w:t xml:space="preserve"> náhradního Díla. </w:t>
      </w:r>
      <w:bookmarkEnd w:id="57"/>
    </w:p>
    <w:p w:rsidR="00C76746" w:rsidRPr="00977102" w:rsidRDefault="00C76746" w:rsidP="0092741B">
      <w:pPr>
        <w:pStyle w:val="bh2"/>
        <w:rPr>
          <w:szCs w:val="24"/>
          <w:u w:val="none"/>
        </w:rPr>
      </w:pPr>
      <w:r w:rsidRPr="00977102">
        <w:rPr>
          <w:szCs w:val="24"/>
          <w:u w:val="none"/>
        </w:rPr>
        <w:t>Objednatel má práva z vadného plnění i v případě, že se jedná o vadu, kterou musel s vynaložením obvyklé pozornosti poznat při uzavření této Smlouvy. Smluvní strany se výslovně dohodly, že je Objednatel oprávněn od této Smlouvy odstoupit i v případě, že neoznámil vadu na provedeném Díle včas.</w:t>
      </w:r>
    </w:p>
    <w:p w:rsidR="00772FA9" w:rsidRPr="00977102" w:rsidRDefault="00772FA9" w:rsidP="005D356E">
      <w:pPr>
        <w:spacing w:line="320" w:lineRule="exact"/>
        <w:rPr>
          <w:szCs w:val="24"/>
        </w:rPr>
      </w:pPr>
      <w:bookmarkStart w:id="58" w:name="_DV_M1043"/>
      <w:bookmarkStart w:id="59" w:name="_DV_M1045"/>
      <w:bookmarkStart w:id="60" w:name="_DV_M1046"/>
      <w:bookmarkStart w:id="61" w:name="_DV_M1047"/>
      <w:bookmarkStart w:id="62" w:name="_DV_M1048"/>
      <w:bookmarkStart w:id="63" w:name="_DV_M1049"/>
      <w:bookmarkStart w:id="64" w:name="_DV_M1050"/>
      <w:bookmarkStart w:id="65" w:name="_DV_M1051"/>
      <w:bookmarkStart w:id="66" w:name="_DV_M1053"/>
      <w:bookmarkStart w:id="67" w:name="_DV_M1054"/>
      <w:bookmarkEnd w:id="58"/>
      <w:bookmarkEnd w:id="59"/>
      <w:bookmarkEnd w:id="60"/>
      <w:bookmarkEnd w:id="61"/>
      <w:bookmarkEnd w:id="62"/>
      <w:bookmarkEnd w:id="63"/>
      <w:bookmarkEnd w:id="64"/>
      <w:bookmarkEnd w:id="65"/>
      <w:bookmarkEnd w:id="66"/>
      <w:bookmarkEnd w:id="67"/>
    </w:p>
    <w:p w:rsidR="0032763D" w:rsidRPr="00977102" w:rsidRDefault="0032763D" w:rsidP="0092741B">
      <w:pPr>
        <w:pStyle w:val="bh1"/>
        <w:ind w:right="250"/>
      </w:pPr>
      <w:bookmarkStart w:id="68" w:name="_DV_M1057"/>
      <w:bookmarkStart w:id="69" w:name="_DV_M1058"/>
      <w:bookmarkEnd w:id="68"/>
      <w:bookmarkEnd w:id="69"/>
      <w:r w:rsidRPr="00977102">
        <w:t>ochrana důvěrných informací</w:t>
      </w:r>
    </w:p>
    <w:p w:rsidR="00E30481" w:rsidRPr="00977102" w:rsidRDefault="00422424" w:rsidP="0092741B">
      <w:pPr>
        <w:pStyle w:val="bh2"/>
        <w:rPr>
          <w:szCs w:val="24"/>
          <w:u w:val="none"/>
        </w:rPr>
      </w:pPr>
      <w:r w:rsidRPr="00977102">
        <w:rPr>
          <w:szCs w:val="24"/>
          <w:u w:val="none"/>
        </w:rPr>
        <w:t>P</w:t>
      </w:r>
      <w:r w:rsidR="00E30481" w:rsidRPr="00977102">
        <w:rPr>
          <w:szCs w:val="24"/>
          <w:u w:val="none"/>
        </w:rPr>
        <w:t>ři plnění závazků dle této Smlouvy zpřístupní Objednatel Zhotovit</w:t>
      </w:r>
      <w:r w:rsidR="009037A7" w:rsidRPr="00977102">
        <w:rPr>
          <w:szCs w:val="24"/>
          <w:u w:val="none"/>
        </w:rPr>
        <w:t xml:space="preserve">eli, jakož i jeho zaměstnancům </w:t>
      </w:r>
      <w:r w:rsidR="00E30481" w:rsidRPr="00977102">
        <w:rPr>
          <w:szCs w:val="24"/>
          <w:u w:val="none"/>
        </w:rPr>
        <w:t>informace, které považuje za důvěrné.</w:t>
      </w:r>
    </w:p>
    <w:p w:rsidR="00F978C9" w:rsidRPr="00977102" w:rsidRDefault="00092E14" w:rsidP="0092741B">
      <w:pPr>
        <w:pStyle w:val="bh2"/>
        <w:rPr>
          <w:szCs w:val="24"/>
          <w:u w:val="none"/>
        </w:rPr>
      </w:pPr>
      <w:r w:rsidRPr="00977102">
        <w:rPr>
          <w:szCs w:val="24"/>
          <w:u w:val="none"/>
        </w:rPr>
        <w:t>Z</w:t>
      </w:r>
      <w:r w:rsidR="00E30481" w:rsidRPr="00977102">
        <w:rPr>
          <w:szCs w:val="24"/>
          <w:u w:val="none"/>
        </w:rPr>
        <w:t>a d</w:t>
      </w:r>
      <w:r w:rsidRPr="00977102">
        <w:rPr>
          <w:szCs w:val="24"/>
          <w:u w:val="none"/>
        </w:rPr>
        <w:t xml:space="preserve">ůvěrné informace </w:t>
      </w:r>
      <w:r w:rsidR="00E30481" w:rsidRPr="00977102">
        <w:rPr>
          <w:szCs w:val="24"/>
          <w:u w:val="none"/>
        </w:rPr>
        <w:t xml:space="preserve">považuje Objednatel </w:t>
      </w:r>
      <w:r w:rsidR="00422424" w:rsidRPr="00977102">
        <w:rPr>
          <w:szCs w:val="24"/>
          <w:u w:val="none"/>
        </w:rPr>
        <w:t xml:space="preserve">pro účely této Smlouvy </w:t>
      </w:r>
      <w:r w:rsidR="00E30481" w:rsidRPr="00977102">
        <w:rPr>
          <w:szCs w:val="24"/>
          <w:u w:val="none"/>
        </w:rPr>
        <w:t>zejména</w:t>
      </w:r>
      <w:r w:rsidRPr="00977102">
        <w:rPr>
          <w:szCs w:val="24"/>
          <w:u w:val="none"/>
        </w:rPr>
        <w:t xml:space="preserve"> </w:t>
      </w:r>
    </w:p>
    <w:p w:rsidR="00E30481" w:rsidRPr="00977102" w:rsidRDefault="00E30481" w:rsidP="0092741B">
      <w:pPr>
        <w:pStyle w:val="bh3"/>
        <w:rPr>
          <w:szCs w:val="24"/>
        </w:rPr>
      </w:pPr>
      <w:r w:rsidRPr="00977102">
        <w:rPr>
          <w:szCs w:val="24"/>
        </w:rPr>
        <w:t>ustanovení této Smlouvy</w:t>
      </w:r>
      <w:r w:rsidR="00E20006" w:rsidRPr="00977102">
        <w:rPr>
          <w:szCs w:val="24"/>
        </w:rPr>
        <w:t>;</w:t>
      </w:r>
    </w:p>
    <w:p w:rsidR="003D047B" w:rsidRPr="00977102" w:rsidRDefault="003D047B" w:rsidP="0092741B">
      <w:pPr>
        <w:pStyle w:val="bh3"/>
        <w:rPr>
          <w:szCs w:val="24"/>
        </w:rPr>
      </w:pPr>
      <w:r w:rsidRPr="00977102">
        <w:rPr>
          <w:szCs w:val="24"/>
        </w:rPr>
        <w:t>veš</w:t>
      </w:r>
      <w:r w:rsidR="003B18AF" w:rsidRPr="00977102">
        <w:rPr>
          <w:szCs w:val="24"/>
        </w:rPr>
        <w:t>ker</w:t>
      </w:r>
      <w:r w:rsidR="00092E14" w:rsidRPr="00977102">
        <w:rPr>
          <w:szCs w:val="24"/>
        </w:rPr>
        <w:t>é</w:t>
      </w:r>
      <w:r w:rsidR="003B18AF" w:rsidRPr="00977102">
        <w:rPr>
          <w:szCs w:val="24"/>
        </w:rPr>
        <w:t xml:space="preserve"> informac</w:t>
      </w:r>
      <w:r w:rsidR="00092E14" w:rsidRPr="00977102">
        <w:rPr>
          <w:szCs w:val="24"/>
        </w:rPr>
        <w:t>e</w:t>
      </w:r>
      <w:r w:rsidR="003B18AF" w:rsidRPr="00977102">
        <w:rPr>
          <w:szCs w:val="24"/>
        </w:rPr>
        <w:t xml:space="preserve"> a dokument</w:t>
      </w:r>
      <w:r w:rsidR="00092E14" w:rsidRPr="00977102">
        <w:rPr>
          <w:szCs w:val="24"/>
        </w:rPr>
        <w:t>y</w:t>
      </w:r>
      <w:r w:rsidRPr="00977102">
        <w:rPr>
          <w:szCs w:val="24"/>
        </w:rPr>
        <w:t xml:space="preserve">, o kterých se </w:t>
      </w:r>
      <w:r w:rsidR="00092E14" w:rsidRPr="00977102">
        <w:rPr>
          <w:szCs w:val="24"/>
        </w:rPr>
        <w:t xml:space="preserve">Zhotovitel </w:t>
      </w:r>
      <w:r w:rsidRPr="00977102">
        <w:rPr>
          <w:szCs w:val="24"/>
        </w:rPr>
        <w:t xml:space="preserve">dozví, resp. které se mu dostanou do dispozice při provádění Díla, </w:t>
      </w:r>
      <w:r w:rsidRPr="00977102">
        <w:rPr>
          <w:bCs/>
          <w:szCs w:val="24"/>
        </w:rPr>
        <w:t xml:space="preserve">a to ať již se jedná o informace ústní, písemné </w:t>
      </w:r>
      <w:r w:rsidR="00285D29" w:rsidRPr="00977102">
        <w:rPr>
          <w:bCs/>
          <w:szCs w:val="24"/>
        </w:rPr>
        <w:t>či zachycené na jakémkoli médiu</w:t>
      </w:r>
      <w:r w:rsidRPr="00977102">
        <w:rPr>
          <w:bCs/>
          <w:szCs w:val="24"/>
        </w:rPr>
        <w:t>; a</w:t>
      </w:r>
    </w:p>
    <w:p w:rsidR="009037A7" w:rsidRPr="00977102" w:rsidRDefault="009037A7" w:rsidP="0092741B">
      <w:pPr>
        <w:pStyle w:val="bh3"/>
        <w:rPr>
          <w:szCs w:val="24"/>
        </w:rPr>
      </w:pPr>
      <w:r w:rsidRPr="00977102">
        <w:rPr>
          <w:szCs w:val="24"/>
        </w:rPr>
        <w:t>veškeré informace týkající se Díla nebo jeho jakékoli části</w:t>
      </w:r>
    </w:p>
    <w:p w:rsidR="00F978C9" w:rsidRPr="00977102" w:rsidRDefault="00092E14" w:rsidP="0092741B">
      <w:pPr>
        <w:pStyle w:val="bh3"/>
        <w:rPr>
          <w:szCs w:val="24"/>
        </w:rPr>
      </w:pPr>
      <w:r w:rsidRPr="00977102">
        <w:rPr>
          <w:szCs w:val="24"/>
        </w:rPr>
        <w:t>veškeré informace</w:t>
      </w:r>
      <w:r w:rsidR="00F978C9" w:rsidRPr="00977102">
        <w:rPr>
          <w:szCs w:val="24"/>
        </w:rPr>
        <w:t>, které jsou a/nebo by mohly být součástí obchodního tajemství, tj. například ale nejenom popisy nebo části popisů technologických procesů a vzorců, technických vzorců a technického know-how, informace o provozních metodách, procedurách a pracovních postupech, obchodní nebo marketingové plány, koncepce a strategie nebo jejich části, nabídky, kontrakty, smlouvy, dohody nebo jiná ujednání s třetími stranami, informace o výsledcích hospodaření, o vztazích s obchodními partnery, o vnitřních záležitostech</w:t>
      </w:r>
      <w:r w:rsidR="001B5922" w:rsidRPr="00977102">
        <w:rPr>
          <w:szCs w:val="24"/>
        </w:rPr>
        <w:t xml:space="preserve"> Smluvních</w:t>
      </w:r>
      <w:r w:rsidRPr="00977102">
        <w:rPr>
          <w:szCs w:val="24"/>
        </w:rPr>
        <w:t xml:space="preserve"> stran</w:t>
      </w:r>
      <w:r w:rsidR="00E20006" w:rsidRPr="00977102">
        <w:rPr>
          <w:szCs w:val="24"/>
        </w:rPr>
        <w:t>.</w:t>
      </w:r>
    </w:p>
    <w:p w:rsidR="00092E14" w:rsidRPr="00977102" w:rsidRDefault="0084165F" w:rsidP="0092741B">
      <w:pPr>
        <w:widowControl w:val="0"/>
        <w:numPr>
          <w:ilvl w:val="1"/>
          <w:numId w:val="1"/>
        </w:numPr>
        <w:autoSpaceDE w:val="0"/>
        <w:autoSpaceDN w:val="0"/>
        <w:adjustRightInd w:val="0"/>
        <w:spacing w:after="120" w:line="269" w:lineRule="auto"/>
        <w:rPr>
          <w:bCs/>
          <w:szCs w:val="24"/>
        </w:rPr>
      </w:pPr>
      <w:r w:rsidRPr="00977102">
        <w:rPr>
          <w:bCs/>
          <w:szCs w:val="24"/>
        </w:rPr>
        <w:t>Zhotovitel se</w:t>
      </w:r>
      <w:r w:rsidR="003B18AF" w:rsidRPr="00977102">
        <w:rPr>
          <w:bCs/>
          <w:szCs w:val="24"/>
        </w:rPr>
        <w:t xml:space="preserve"> </w:t>
      </w:r>
      <w:r w:rsidR="00092E14" w:rsidRPr="00977102">
        <w:rPr>
          <w:bCs/>
          <w:szCs w:val="24"/>
        </w:rPr>
        <w:t>zavazuje</w:t>
      </w:r>
      <w:r w:rsidRPr="00977102">
        <w:rPr>
          <w:bCs/>
          <w:szCs w:val="24"/>
        </w:rPr>
        <w:t>:</w:t>
      </w:r>
    </w:p>
    <w:p w:rsidR="008912E2" w:rsidRPr="00977102" w:rsidRDefault="008912E2"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Nesdělit, neposkytnout či jinak nedat do moci jakékoli třetí osoby Důvěrné informace;</w:t>
      </w:r>
    </w:p>
    <w:p w:rsidR="00092E14" w:rsidRPr="00977102" w:rsidRDefault="00092E14"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v souladu s touto Smlouvou a v souladu s právními předpisy zachovávat mlčenlivost o Důvěrných informacích;</w:t>
      </w:r>
    </w:p>
    <w:p w:rsidR="00285D29" w:rsidRPr="00977102" w:rsidRDefault="003B18AF"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nakládat s Důvěrnými informacemi pouze způsobem a za podmínek stanovených touto Smlouvou;</w:t>
      </w:r>
    </w:p>
    <w:p w:rsidR="00285D29" w:rsidRPr="00977102" w:rsidRDefault="00285D29"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 xml:space="preserve">zajistit utajení získaných </w:t>
      </w:r>
      <w:r w:rsidR="00E34374" w:rsidRPr="00977102">
        <w:rPr>
          <w:szCs w:val="24"/>
        </w:rPr>
        <w:t>D</w:t>
      </w:r>
      <w:r w:rsidRPr="00977102">
        <w:rPr>
          <w:szCs w:val="24"/>
        </w:rPr>
        <w:t>ůvěrných informací způsobem obvyklým pro utajování takových informací</w:t>
      </w:r>
      <w:r w:rsidR="00E34374" w:rsidRPr="00977102">
        <w:rPr>
          <w:szCs w:val="24"/>
        </w:rPr>
        <w:t>, a to</w:t>
      </w:r>
      <w:r w:rsidRPr="00977102">
        <w:rPr>
          <w:szCs w:val="24"/>
        </w:rPr>
        <w:t xml:space="preserve"> </w:t>
      </w:r>
      <w:r w:rsidRPr="00977102">
        <w:rPr>
          <w:color w:val="000000"/>
          <w:szCs w:val="24"/>
        </w:rPr>
        <w:t>s nejvyšší možnou péčí a bezpečnostními opatřeními</w:t>
      </w:r>
      <w:r w:rsidRPr="00977102">
        <w:rPr>
          <w:szCs w:val="24"/>
        </w:rPr>
        <w:t xml:space="preserve">. Tato povinnost platí bez ohledu na </w:t>
      </w:r>
      <w:r w:rsidR="00D64F52" w:rsidRPr="00977102">
        <w:rPr>
          <w:szCs w:val="24"/>
        </w:rPr>
        <w:t>ukončení účinnosti této Smlouvy;</w:t>
      </w:r>
    </w:p>
    <w:p w:rsidR="00D64F52" w:rsidRPr="00977102" w:rsidRDefault="00D64F52" w:rsidP="00285D29">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szCs w:val="24"/>
        </w:rPr>
        <w:t>zajistit utajení Důvěrných informací i u svých zaměstnanců, zástupců, jakož i jiných spolupracujících třetích stran, pokud jim takové informace byly poskytnuty;</w:t>
      </w:r>
    </w:p>
    <w:p w:rsidR="0084165F" w:rsidRPr="00977102" w:rsidRDefault="00422424"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lastRenderedPageBreak/>
        <w:t xml:space="preserve">s výjimkou ustanovení čl. </w:t>
      </w:r>
      <w:proofErr w:type="gramStart"/>
      <w:r w:rsidRPr="00977102">
        <w:rPr>
          <w:color w:val="000000"/>
          <w:szCs w:val="24"/>
        </w:rPr>
        <w:t>12.</w:t>
      </w:r>
      <w:r w:rsidR="00E34374" w:rsidRPr="00977102">
        <w:rPr>
          <w:color w:val="000000"/>
          <w:szCs w:val="24"/>
        </w:rPr>
        <w:t>8</w:t>
      </w:r>
      <w:r w:rsidR="003B18AF" w:rsidRPr="00977102">
        <w:rPr>
          <w:color w:val="000000"/>
          <w:szCs w:val="24"/>
        </w:rPr>
        <w:t xml:space="preserve">. </w:t>
      </w:r>
      <w:r w:rsidR="0084165F" w:rsidRPr="00977102">
        <w:rPr>
          <w:color w:val="000000"/>
          <w:szCs w:val="24"/>
        </w:rPr>
        <w:t>této</w:t>
      </w:r>
      <w:proofErr w:type="gramEnd"/>
      <w:r w:rsidR="0084165F" w:rsidRPr="00977102">
        <w:rPr>
          <w:color w:val="000000"/>
          <w:szCs w:val="24"/>
        </w:rPr>
        <w:t xml:space="preserve"> Smlouvy neposkytne, nedá do moci či jinak nezpřístupní Důvěrné informace jakékoli třetí osobě;</w:t>
      </w:r>
    </w:p>
    <w:p w:rsidR="0084165F" w:rsidRPr="00977102" w:rsidRDefault="0084165F"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zabezpečí veškeré listiny, včetně fotokopií, nosičů dat obsahující Důvěrné informace, na které se vztahuje tato Smlouva, před zneužitím třetími osobami; a</w:t>
      </w:r>
    </w:p>
    <w:p w:rsidR="0084165F" w:rsidRPr="00977102" w:rsidRDefault="0084165F" w:rsidP="0092741B">
      <w:pPr>
        <w:widowControl w:val="0"/>
        <w:numPr>
          <w:ilvl w:val="2"/>
          <w:numId w:val="1"/>
        </w:numPr>
        <w:tabs>
          <w:tab w:val="clear" w:pos="1440"/>
          <w:tab w:val="num" w:pos="1276"/>
        </w:tabs>
        <w:autoSpaceDE w:val="0"/>
        <w:autoSpaceDN w:val="0"/>
        <w:adjustRightInd w:val="0"/>
        <w:spacing w:after="120" w:line="269" w:lineRule="auto"/>
        <w:ind w:left="1276" w:hanging="567"/>
        <w:rPr>
          <w:color w:val="000000"/>
          <w:szCs w:val="24"/>
        </w:rPr>
      </w:pPr>
      <w:r w:rsidRPr="00977102">
        <w:rPr>
          <w:color w:val="000000"/>
          <w:szCs w:val="24"/>
        </w:rPr>
        <w:t xml:space="preserve">bude neustále a průběžně kontrolovat účinnost svých opatření k zajištění ochrany Důvěrných informací. </w:t>
      </w:r>
    </w:p>
    <w:p w:rsidR="00E34374" w:rsidRPr="00977102" w:rsidRDefault="00E34374" w:rsidP="00E13EAA">
      <w:pPr>
        <w:pStyle w:val="bh2"/>
        <w:rPr>
          <w:szCs w:val="24"/>
          <w:u w:val="none"/>
        </w:rPr>
      </w:pPr>
      <w:r w:rsidRPr="00977102">
        <w:rPr>
          <w:szCs w:val="24"/>
          <w:u w:val="none"/>
        </w:rPr>
        <w:t>Objednatel má právo požadovat po Zhotoviteli doložení dostatečnosti utajení Důvěrných informací.</w:t>
      </w:r>
    </w:p>
    <w:p w:rsidR="00E13EAA" w:rsidRPr="00977102" w:rsidRDefault="0004730A" w:rsidP="00E13EAA">
      <w:pPr>
        <w:pStyle w:val="bh2"/>
        <w:rPr>
          <w:szCs w:val="24"/>
          <w:u w:val="none"/>
        </w:rPr>
      </w:pPr>
      <w:r w:rsidRPr="00977102">
        <w:rPr>
          <w:szCs w:val="24"/>
          <w:u w:val="none"/>
        </w:rPr>
        <w:t>Smluvní strany se dohodly, že veškeré Důvěrné informace zůs</w:t>
      </w:r>
      <w:r w:rsidR="00331E73">
        <w:rPr>
          <w:szCs w:val="24"/>
          <w:u w:val="none"/>
        </w:rPr>
        <w:t>távají ve výhradním vlastnictví</w:t>
      </w:r>
      <w:r w:rsidRPr="00977102">
        <w:rPr>
          <w:szCs w:val="24"/>
          <w:u w:val="none"/>
        </w:rPr>
        <w:t xml:space="preserve"> Objednatele a Zhotovitel vyvine pro zachování jejich důvěrnosti stejné úsilí, jako by se jednalo o jeho vlastní </w:t>
      </w:r>
      <w:r w:rsidR="00E34374" w:rsidRPr="00977102">
        <w:rPr>
          <w:szCs w:val="24"/>
          <w:u w:val="none"/>
        </w:rPr>
        <w:t>d</w:t>
      </w:r>
      <w:r w:rsidRPr="00977102">
        <w:rPr>
          <w:szCs w:val="24"/>
          <w:u w:val="none"/>
        </w:rPr>
        <w:t xml:space="preserve">ůvěrné informace. S výjimkou případů, kdy to bude nezbytné pro plnění této Smlouvy nebo uplatnění práv z této Smlouvy, se Zhotovitel zavazuje jakýmkoli způsobem nevytvářet kopie nebo záložní kopie nosičů Důvěrných informací, nepředat je třetí osobě ani svým vlastním zaměstnancům a zástupcům. </w:t>
      </w:r>
    </w:p>
    <w:p w:rsidR="00E13EAA" w:rsidRPr="00977102" w:rsidRDefault="0004730A" w:rsidP="00E13EAA">
      <w:pPr>
        <w:pStyle w:val="bh2"/>
        <w:rPr>
          <w:szCs w:val="24"/>
          <w:u w:val="none"/>
        </w:rPr>
      </w:pPr>
      <w:r w:rsidRPr="00977102">
        <w:rPr>
          <w:szCs w:val="24"/>
          <w:u w:val="none"/>
        </w:rPr>
        <w:t>Zhotovitel se dále zavazuje nepoužít Důvěrné informace jinak než za účelem pln</w:t>
      </w:r>
      <w:r w:rsidR="00422424" w:rsidRPr="00977102">
        <w:rPr>
          <w:szCs w:val="24"/>
          <w:u w:val="none"/>
        </w:rPr>
        <w:t>ění této Smlouvy, zejména že nevyužije Důvěrné informace pro sebe či jakoukoli třetí osobu.</w:t>
      </w:r>
      <w:r w:rsidR="00E13EAA" w:rsidRPr="00977102">
        <w:rPr>
          <w:szCs w:val="24"/>
          <w:u w:val="none"/>
        </w:rPr>
        <w:t xml:space="preserve"> </w:t>
      </w:r>
    </w:p>
    <w:p w:rsidR="0004730A" w:rsidRPr="00977102" w:rsidRDefault="00E34374" w:rsidP="0092741B">
      <w:pPr>
        <w:widowControl w:val="0"/>
        <w:numPr>
          <w:ilvl w:val="1"/>
          <w:numId w:val="1"/>
        </w:numPr>
        <w:autoSpaceDE w:val="0"/>
        <w:autoSpaceDN w:val="0"/>
        <w:adjustRightInd w:val="0"/>
        <w:spacing w:after="120" w:line="269" w:lineRule="auto"/>
        <w:rPr>
          <w:bCs/>
          <w:szCs w:val="24"/>
        </w:rPr>
      </w:pPr>
      <w:r w:rsidRPr="00977102">
        <w:rPr>
          <w:bCs/>
          <w:szCs w:val="24"/>
        </w:rPr>
        <w:t xml:space="preserve">Po zhotovení Díla, resp. po ukončení této Smlouvy, </w:t>
      </w:r>
      <w:r w:rsidR="0004730A" w:rsidRPr="00977102">
        <w:rPr>
          <w:bCs/>
          <w:szCs w:val="24"/>
        </w:rPr>
        <w:t xml:space="preserve">se Zhotovitel zavazuje: </w:t>
      </w:r>
    </w:p>
    <w:p w:rsidR="0004730A" w:rsidRPr="00977102" w:rsidRDefault="0004730A" w:rsidP="0092741B">
      <w:pPr>
        <w:widowControl w:val="0"/>
        <w:numPr>
          <w:ilvl w:val="2"/>
          <w:numId w:val="1"/>
        </w:numPr>
        <w:tabs>
          <w:tab w:val="clear" w:pos="1440"/>
          <w:tab w:val="num" w:pos="1277"/>
        </w:tabs>
        <w:autoSpaceDE w:val="0"/>
        <w:autoSpaceDN w:val="0"/>
        <w:adjustRightInd w:val="0"/>
        <w:spacing w:after="120" w:line="269" w:lineRule="auto"/>
        <w:ind w:left="1276" w:hanging="567"/>
        <w:rPr>
          <w:color w:val="000000"/>
          <w:szCs w:val="24"/>
        </w:rPr>
      </w:pPr>
      <w:r w:rsidRPr="00977102">
        <w:rPr>
          <w:color w:val="000000"/>
          <w:szCs w:val="24"/>
        </w:rPr>
        <w:t xml:space="preserve">vrátit </w:t>
      </w:r>
      <w:r w:rsidR="00E34374" w:rsidRPr="00977102">
        <w:rPr>
          <w:bCs/>
          <w:szCs w:val="24"/>
        </w:rPr>
        <w:t>Objednateli</w:t>
      </w:r>
      <w:r w:rsidR="00E34374" w:rsidRPr="00977102">
        <w:rPr>
          <w:color w:val="000000"/>
          <w:szCs w:val="24"/>
        </w:rPr>
        <w:t xml:space="preserve"> </w:t>
      </w:r>
      <w:r w:rsidRPr="00977102">
        <w:rPr>
          <w:color w:val="000000"/>
          <w:szCs w:val="24"/>
        </w:rPr>
        <w:t xml:space="preserve">veškeré Důvěrné informace, včetně jejich kopií zpět a zničit kopie dokumentů obsahující rozbory, studie, kompilace a ostatní materiály odvozené z Důvěrných informací; a </w:t>
      </w:r>
    </w:p>
    <w:p w:rsidR="0004730A" w:rsidRPr="00977102" w:rsidRDefault="0004730A" w:rsidP="0092741B">
      <w:pPr>
        <w:widowControl w:val="0"/>
        <w:numPr>
          <w:ilvl w:val="2"/>
          <w:numId w:val="1"/>
        </w:numPr>
        <w:tabs>
          <w:tab w:val="clear" w:pos="1440"/>
          <w:tab w:val="num" w:pos="1277"/>
        </w:tabs>
        <w:autoSpaceDE w:val="0"/>
        <w:autoSpaceDN w:val="0"/>
        <w:adjustRightInd w:val="0"/>
        <w:spacing w:after="120" w:line="269" w:lineRule="auto"/>
        <w:ind w:left="1276" w:hanging="567"/>
        <w:rPr>
          <w:color w:val="000000"/>
          <w:szCs w:val="24"/>
        </w:rPr>
      </w:pPr>
      <w:r w:rsidRPr="00977102">
        <w:rPr>
          <w:color w:val="000000"/>
          <w:szCs w:val="24"/>
        </w:rPr>
        <w:t xml:space="preserve">trvale odstranit všechny Důvěrné informace z jakéhokoli počítače, kompaktního disku či jakéhokoli jiného média obsahujícího Důvěrné informace. </w:t>
      </w:r>
    </w:p>
    <w:p w:rsidR="003B18AF" w:rsidRPr="00977102" w:rsidRDefault="003B18AF" w:rsidP="0092741B">
      <w:pPr>
        <w:pStyle w:val="bh2"/>
        <w:rPr>
          <w:szCs w:val="24"/>
          <w:u w:val="none"/>
        </w:rPr>
      </w:pPr>
      <w:r w:rsidRPr="00977102">
        <w:rPr>
          <w:szCs w:val="24"/>
          <w:u w:val="none"/>
        </w:rPr>
        <w:t>Zhotovitel je oprávněn zpřístupnit Důvěrné informace pouze, uloží-li mu takovou povinnost vykonatelné rozhodnutí soudu nebo státního orgánu v souladu s příslušnými právními předpisy.</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 xml:space="preserve">V případě, že bude Zhotovitel povinen zpřístupnit Důvěrné </w:t>
      </w:r>
      <w:r w:rsidR="00422424" w:rsidRPr="00977102">
        <w:rPr>
          <w:bCs/>
          <w:szCs w:val="24"/>
        </w:rPr>
        <w:t xml:space="preserve">informace v souladu s odst. </w:t>
      </w:r>
      <w:proofErr w:type="gramStart"/>
      <w:r w:rsidR="00422424" w:rsidRPr="00977102">
        <w:rPr>
          <w:bCs/>
          <w:szCs w:val="24"/>
        </w:rPr>
        <w:t>12.</w:t>
      </w:r>
      <w:r w:rsidR="00E34374" w:rsidRPr="00977102">
        <w:rPr>
          <w:bCs/>
          <w:szCs w:val="24"/>
        </w:rPr>
        <w:t>8</w:t>
      </w:r>
      <w:r w:rsidRPr="00977102">
        <w:rPr>
          <w:bCs/>
          <w:szCs w:val="24"/>
        </w:rPr>
        <w:t>. této</w:t>
      </w:r>
      <w:proofErr w:type="gramEnd"/>
      <w:r w:rsidRPr="00977102">
        <w:rPr>
          <w:bCs/>
          <w:szCs w:val="24"/>
        </w:rPr>
        <w:t xml:space="preserve"> Smlouvy, zavazuje se Zhotovitel informovat Objednatele o všech okolnostech a rozsahu informací, které mají být zpřístupněny, a projednat s Objednatelem možné kroky směřující k maximálnímu přípustnému omezení zpřístupnění Důvěrných informací. </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V případě, že se Zhotovitel dozví o zveřejnění Důvěrných informací v rozporu s podmínkami této Smlouvy, zavazuje se okamžitě informovat Objednatele o všech okolnostech týkajících se takovéhoto zveřejnění.</w:t>
      </w:r>
    </w:p>
    <w:p w:rsidR="003B18AF" w:rsidRPr="00977102" w:rsidRDefault="003B18AF" w:rsidP="0092741B">
      <w:pPr>
        <w:widowControl w:val="0"/>
        <w:numPr>
          <w:ilvl w:val="1"/>
          <w:numId w:val="1"/>
        </w:numPr>
        <w:autoSpaceDE w:val="0"/>
        <w:autoSpaceDN w:val="0"/>
        <w:adjustRightInd w:val="0"/>
        <w:spacing w:after="120" w:line="269" w:lineRule="auto"/>
        <w:rPr>
          <w:bCs/>
          <w:szCs w:val="24"/>
        </w:rPr>
      </w:pPr>
      <w:r w:rsidRPr="00977102">
        <w:rPr>
          <w:bCs/>
          <w:szCs w:val="24"/>
        </w:rPr>
        <w:t>Předání informací v souladu s touto Smlouvou nepředstavuje převod žádných nehmotných práv ve prospěch Zhotovitele, rovněž Objednatel neposkytuje Zhotoviteli žádnou licenci. Důvěrné informace i veškerá práva k nim zůstávající ve vlastnictví či užívání Objednatele.</w:t>
      </w:r>
    </w:p>
    <w:p w:rsidR="00D64F52" w:rsidRPr="00977102" w:rsidRDefault="00D64F52" w:rsidP="00D64F52">
      <w:pPr>
        <w:widowControl w:val="0"/>
        <w:autoSpaceDE w:val="0"/>
        <w:autoSpaceDN w:val="0"/>
        <w:adjustRightInd w:val="0"/>
        <w:spacing w:after="120" w:line="269" w:lineRule="auto"/>
        <w:ind w:left="720"/>
        <w:rPr>
          <w:bCs/>
          <w:szCs w:val="24"/>
        </w:rPr>
      </w:pPr>
    </w:p>
    <w:p w:rsidR="00112458" w:rsidRPr="00977102" w:rsidRDefault="00112458" w:rsidP="0092741B">
      <w:pPr>
        <w:pStyle w:val="bh1"/>
        <w:ind w:right="250"/>
      </w:pPr>
      <w:r w:rsidRPr="00977102">
        <w:t>licenční ujednání</w:t>
      </w:r>
    </w:p>
    <w:p w:rsidR="00112458" w:rsidRPr="00977102" w:rsidRDefault="00112458" w:rsidP="0092741B">
      <w:pPr>
        <w:pStyle w:val="bh2"/>
        <w:rPr>
          <w:szCs w:val="24"/>
          <w:u w:val="none"/>
        </w:rPr>
      </w:pPr>
      <w:bookmarkStart w:id="70" w:name="_Toc226351428"/>
      <w:r w:rsidRPr="00977102">
        <w:rPr>
          <w:szCs w:val="24"/>
          <w:u w:val="none"/>
        </w:rPr>
        <w:lastRenderedPageBreak/>
        <w:t>Vznikne-li v souvislosti s plněním této Smlouvy autorské dílo ve smyslu zákona č. 121/2000 Sb., o právu autorském, o právech souvisejících s právem autorským a o změně některých zákonů (autorský zákon), v platném znění (dále jen „</w:t>
      </w:r>
      <w:r w:rsidRPr="00977102">
        <w:rPr>
          <w:b/>
          <w:szCs w:val="24"/>
          <w:u w:val="none"/>
        </w:rPr>
        <w:t>Autorský zákon</w:t>
      </w:r>
      <w:r w:rsidRPr="00977102">
        <w:rPr>
          <w:szCs w:val="24"/>
          <w:u w:val="none"/>
        </w:rPr>
        <w:t>“), jedná se o dílo vytvořené na objednávku dle § 61 tohoto zákona, příp. o kolektivní dílo ve smyslu ustanovení § 59 Autorského zákona, příp. o zaměstnanecké dílo ve smyslu ustanovení § 58 odstavec 7 Autorského zákona (dále jen „</w:t>
      </w:r>
      <w:r w:rsidRPr="00977102">
        <w:rPr>
          <w:b/>
          <w:szCs w:val="24"/>
          <w:u w:val="none"/>
        </w:rPr>
        <w:t>Autorské Dílo</w:t>
      </w:r>
      <w:r w:rsidRPr="00977102">
        <w:rPr>
          <w:szCs w:val="24"/>
          <w:u w:val="none"/>
        </w:rPr>
        <w:t xml:space="preserve">“). </w:t>
      </w:r>
    </w:p>
    <w:bookmarkEnd w:id="70"/>
    <w:p w:rsidR="00112458" w:rsidRPr="00977102" w:rsidRDefault="00112458" w:rsidP="0092741B">
      <w:pPr>
        <w:pStyle w:val="bh2"/>
        <w:ind w:right="-2"/>
        <w:rPr>
          <w:szCs w:val="24"/>
          <w:u w:val="none"/>
        </w:rPr>
      </w:pPr>
      <w:r w:rsidRPr="00977102">
        <w:rPr>
          <w:szCs w:val="24"/>
          <w:u w:val="none"/>
        </w:rPr>
        <w:t>Zhotovitel poskytuje Objednateli oprávnění k výkonu práva užít Autorské dílo v rozsahu a za podmínek této Smlouvy (dále jen „</w:t>
      </w:r>
      <w:r w:rsidRPr="00977102">
        <w:rPr>
          <w:b/>
          <w:szCs w:val="24"/>
          <w:u w:val="none"/>
        </w:rPr>
        <w:t>Licence</w:t>
      </w:r>
      <w:r w:rsidRPr="00977102">
        <w:rPr>
          <w:szCs w:val="24"/>
          <w:u w:val="none"/>
        </w:rPr>
        <w:t>“).</w:t>
      </w:r>
    </w:p>
    <w:p w:rsidR="00112458" w:rsidRPr="00977102" w:rsidRDefault="00112458" w:rsidP="0092741B">
      <w:pPr>
        <w:pStyle w:val="bh2"/>
        <w:ind w:right="-2"/>
        <w:rPr>
          <w:szCs w:val="24"/>
          <w:u w:val="none"/>
        </w:rPr>
      </w:pPr>
      <w:r w:rsidRPr="00977102">
        <w:rPr>
          <w:szCs w:val="24"/>
          <w:u w:val="none"/>
        </w:rPr>
        <w:t>Licence je Objednateli Zhotovitelem poskytnuta jako výhradní, časově a teritoriálně neomezená a z hlediska věcného rozsahu tak, že Objednatel je výslovně oprávněn na základě této Smlouvy a za podmínek stanovených touto Smlouvou neomezeně používat Autorské dílo všemi známými možnými způsoby užití Autorského díla. Objednatel je oprávněn provést  jakoukoli změnu nebo jiný zásah do Autorského díla.</w:t>
      </w:r>
    </w:p>
    <w:p w:rsidR="00112458" w:rsidRPr="00977102" w:rsidRDefault="00112458" w:rsidP="0092741B">
      <w:pPr>
        <w:pStyle w:val="bh2"/>
        <w:ind w:right="-2"/>
        <w:rPr>
          <w:szCs w:val="24"/>
          <w:u w:val="none"/>
        </w:rPr>
      </w:pPr>
      <w:bookmarkStart w:id="71" w:name="_Toc227985423"/>
      <w:bookmarkStart w:id="72" w:name="_Toc230599148"/>
      <w:bookmarkStart w:id="73" w:name="_Toc230604606"/>
      <w:bookmarkEnd w:id="71"/>
      <w:bookmarkEnd w:id="72"/>
      <w:bookmarkEnd w:id="73"/>
      <w:r w:rsidRPr="00977102">
        <w:rPr>
          <w:szCs w:val="24"/>
          <w:u w:val="none"/>
        </w:rPr>
        <w:t xml:space="preserve">Objednatel nabývá dnem jeho předání vlastnické právo k hmotnému nosiči dat, na kterém je zaznamenáno Autorské dílo nebo jeho část. Objednatel nabývá dnem předání změněného, opraveného, doplněného nebo vylepšeného Autorského díla též vlastnické právo k hmotnému nosiči, na kterém je tato změna Autorského díla zanesena. </w:t>
      </w:r>
    </w:p>
    <w:p w:rsidR="00112458" w:rsidRPr="00977102" w:rsidRDefault="00112458" w:rsidP="0092741B">
      <w:pPr>
        <w:pStyle w:val="bh2"/>
        <w:ind w:right="-2"/>
        <w:rPr>
          <w:szCs w:val="24"/>
          <w:u w:val="none"/>
        </w:rPr>
      </w:pPr>
      <w:r w:rsidRPr="00977102">
        <w:rPr>
          <w:szCs w:val="24"/>
          <w:u w:val="none"/>
        </w:rPr>
        <w:t>Objednatel není povinen Licenci využívat.</w:t>
      </w:r>
    </w:p>
    <w:p w:rsidR="00112458" w:rsidRPr="00977102" w:rsidRDefault="00112458" w:rsidP="0092741B">
      <w:pPr>
        <w:pStyle w:val="bh2"/>
        <w:ind w:right="-2"/>
        <w:rPr>
          <w:szCs w:val="24"/>
          <w:u w:val="none"/>
        </w:rPr>
      </w:pPr>
      <w:r w:rsidRPr="00977102">
        <w:rPr>
          <w:szCs w:val="24"/>
          <w:u w:val="none"/>
        </w:rPr>
        <w:t>Licence udělená na základě této Smlouvy, resp. práva a povinnosti dohodnutá na základě této Smlouvy, přecházejí při zániku Objednatele na jeho právního nástupce. V případě, že Objednatel zanikne bez právního nástupce, je oprávněn jakýmkoliv způsobem Licenci k Autorskému dílu převést na jiný subjekt, a to i bez písemného souhlasu Zhotovitele. O takovém převodu písemně informuje Objednatel Zhotovitele před nabytím účinnosti převodu.</w:t>
      </w:r>
    </w:p>
    <w:p w:rsidR="00112458" w:rsidRPr="00977102" w:rsidRDefault="00112458" w:rsidP="0092741B">
      <w:pPr>
        <w:pStyle w:val="bh2"/>
        <w:ind w:right="-2"/>
        <w:rPr>
          <w:szCs w:val="24"/>
          <w:u w:val="none"/>
        </w:rPr>
      </w:pPr>
      <w:r w:rsidRPr="00977102">
        <w:rPr>
          <w:szCs w:val="24"/>
          <w:u w:val="none"/>
        </w:rPr>
        <w:t xml:space="preserve">Objednatel je oprávněn udělit podlicenci k Autorskému dílu kterékoliv osobě, a to bez předchozího souhlasu Zhotovitele a v rozsahu poskytnuté Licence. Zhotovitel nemá právo na dodatečnou odměnu za poskytnutí těchto podlicencí Objednatelem. Nabyvatel podlicence je oprávněn využít Autorské dílo v rozsahu poskytnuté podlicence. </w:t>
      </w:r>
    </w:p>
    <w:p w:rsidR="00112458" w:rsidRPr="00977102" w:rsidRDefault="00112458" w:rsidP="0092741B">
      <w:pPr>
        <w:pStyle w:val="bh2"/>
        <w:ind w:right="-2"/>
        <w:rPr>
          <w:szCs w:val="24"/>
          <w:u w:val="none"/>
        </w:rPr>
      </w:pPr>
      <w:r w:rsidRPr="00977102">
        <w:rPr>
          <w:szCs w:val="24"/>
          <w:u w:val="none"/>
        </w:rPr>
        <w:t>Zhotovitel se zavazuje zajistit, aby po dobu, kdy mají trvat příslušná práva dle Licenčního ujednání, (i) byl v souladu s Autorským zákonem a v souladu s příslušnými oprávněními, která získal nebo která mu vznikla, oprávněn poskytnout Licenci dle této Smlouvy; (</w:t>
      </w:r>
      <w:proofErr w:type="spellStart"/>
      <w:r w:rsidRPr="00977102">
        <w:rPr>
          <w:szCs w:val="24"/>
          <w:u w:val="none"/>
        </w:rPr>
        <w:t>ii</w:t>
      </w:r>
      <w:proofErr w:type="spellEnd"/>
      <w:r w:rsidRPr="00977102">
        <w:rPr>
          <w:szCs w:val="24"/>
          <w:u w:val="none"/>
        </w:rPr>
        <w:t>) práva k Autorskému dílu nebyla v průběhu jejich trvání dle této Smlouvy oprávněna uplatnit na Objednateli žádná třetí osoba; a dále (</w:t>
      </w:r>
      <w:proofErr w:type="spellStart"/>
      <w:r w:rsidRPr="00977102">
        <w:rPr>
          <w:szCs w:val="24"/>
          <w:u w:val="none"/>
        </w:rPr>
        <w:t>iii</w:t>
      </w:r>
      <w:proofErr w:type="spellEnd"/>
      <w:r w:rsidRPr="00977102">
        <w:rPr>
          <w:szCs w:val="24"/>
          <w:u w:val="none"/>
        </w:rPr>
        <w:t>) ohledně Autorského díla nebyla udělena licence jiné osobě. Licence dle této Smlouvy se poskytuje i ve vztahu k jakékoliv dokumentaci Autorského díla. V případě, že Autorské dílo zahrnuje i autorská díla třetích osob je Zhotovitel povinen zajistit licenci k takovým autorským dílům v takovém rozsahu, aby bylo možné Autorské dílo užívat v rozsahu předpokládaném touto Smlouvou.</w:t>
      </w:r>
    </w:p>
    <w:p w:rsidR="00112458" w:rsidRPr="00977102" w:rsidRDefault="00112458" w:rsidP="0092741B">
      <w:pPr>
        <w:pStyle w:val="bh2"/>
        <w:rPr>
          <w:szCs w:val="24"/>
          <w:u w:val="none"/>
        </w:rPr>
      </w:pPr>
      <w:r w:rsidRPr="00977102">
        <w:rPr>
          <w:szCs w:val="24"/>
          <w:u w:val="none"/>
        </w:rPr>
        <w:lastRenderedPageBreak/>
        <w:t>Smluvní strany se dohodly, že odměna za poskytnutí Licence je již obsažena v Ceně dle této Smlouvy.</w:t>
      </w:r>
    </w:p>
    <w:p w:rsidR="00F23CA0" w:rsidRPr="00977102" w:rsidRDefault="00F23CA0" w:rsidP="005D356E">
      <w:pPr>
        <w:spacing w:line="320" w:lineRule="exact"/>
        <w:rPr>
          <w:szCs w:val="24"/>
        </w:rPr>
      </w:pPr>
    </w:p>
    <w:p w:rsidR="005D356E" w:rsidRPr="00977102" w:rsidRDefault="005D356E" w:rsidP="0092741B">
      <w:pPr>
        <w:pStyle w:val="bh1"/>
        <w:ind w:right="250"/>
      </w:pPr>
      <w:r w:rsidRPr="00977102">
        <w:t>ZÁVAZEK ZHOTOVITELE</w:t>
      </w:r>
    </w:p>
    <w:p w:rsidR="005D356E" w:rsidRPr="00977102" w:rsidRDefault="005D356E" w:rsidP="005D356E">
      <w:pPr>
        <w:pStyle w:val="bh2"/>
        <w:rPr>
          <w:szCs w:val="24"/>
          <w:u w:val="none"/>
        </w:rPr>
      </w:pPr>
      <w:r w:rsidRPr="00977102">
        <w:rPr>
          <w:szCs w:val="24"/>
          <w:u w:val="none"/>
        </w:rPr>
        <w:t xml:space="preserve">Zhotovitel se </w:t>
      </w:r>
      <w:r w:rsidR="00F5579C">
        <w:rPr>
          <w:szCs w:val="24"/>
          <w:u w:val="none"/>
        </w:rPr>
        <w:t xml:space="preserve">tímto </w:t>
      </w:r>
      <w:r w:rsidRPr="00977102">
        <w:rPr>
          <w:szCs w:val="24"/>
          <w:u w:val="none"/>
        </w:rPr>
        <w:t>zavazuje, že za žádných okolností sám, ani ve spolupráci s</w:t>
      </w:r>
      <w:r w:rsidR="00E34374" w:rsidRPr="00977102">
        <w:rPr>
          <w:szCs w:val="24"/>
          <w:u w:val="none"/>
        </w:rPr>
        <w:t> třetími osobami</w:t>
      </w:r>
      <w:r w:rsidRPr="00977102">
        <w:rPr>
          <w:szCs w:val="24"/>
          <w:u w:val="none"/>
        </w:rPr>
        <w:t xml:space="preserve"> nevyužije svoje znalosti nabyté při zhotovování Díla k výrobě jakéhokoli shodného nebo </w:t>
      </w:r>
      <w:r w:rsidR="00E34374" w:rsidRPr="00977102">
        <w:rPr>
          <w:szCs w:val="24"/>
          <w:u w:val="none"/>
        </w:rPr>
        <w:t>obdobného</w:t>
      </w:r>
      <w:r w:rsidRPr="00977102">
        <w:rPr>
          <w:szCs w:val="24"/>
          <w:u w:val="none"/>
        </w:rPr>
        <w:t xml:space="preserve"> výrobku </w:t>
      </w:r>
      <w:r w:rsidR="00E34374" w:rsidRPr="00977102">
        <w:rPr>
          <w:szCs w:val="24"/>
          <w:u w:val="none"/>
        </w:rPr>
        <w:t>jako je Dílo</w:t>
      </w:r>
      <w:r w:rsidRPr="00977102">
        <w:rPr>
          <w:szCs w:val="24"/>
          <w:u w:val="none"/>
        </w:rPr>
        <w:t xml:space="preserve">, ani takové </w:t>
      </w:r>
      <w:r w:rsidR="00E34374" w:rsidRPr="00977102">
        <w:rPr>
          <w:szCs w:val="24"/>
          <w:u w:val="none"/>
        </w:rPr>
        <w:t>znalosti žádným způsobem</w:t>
      </w:r>
      <w:r w:rsidRPr="00977102">
        <w:rPr>
          <w:szCs w:val="24"/>
          <w:u w:val="none"/>
        </w:rPr>
        <w:t xml:space="preserve"> nepředá </w:t>
      </w:r>
      <w:r w:rsidR="00D64F52" w:rsidRPr="00977102">
        <w:rPr>
          <w:szCs w:val="24"/>
          <w:u w:val="none"/>
        </w:rPr>
        <w:t xml:space="preserve">jakékoli třetí osobě. </w:t>
      </w:r>
      <w:r w:rsidR="005B1B16">
        <w:rPr>
          <w:szCs w:val="24"/>
          <w:u w:val="none"/>
        </w:rPr>
        <w:t xml:space="preserve">Zhotovitel se současně zavazuje, že sám ani ve spolupráci s třetími osobami nebude vyrábět </w:t>
      </w:r>
      <w:r w:rsidR="005B1B16" w:rsidRPr="00977102">
        <w:rPr>
          <w:szCs w:val="24"/>
          <w:u w:val="none"/>
        </w:rPr>
        <w:t>jak</w:t>
      </w:r>
      <w:r w:rsidR="005B1B16">
        <w:rPr>
          <w:szCs w:val="24"/>
          <w:u w:val="none"/>
        </w:rPr>
        <w:t>ý</w:t>
      </w:r>
      <w:r w:rsidR="005B1B16" w:rsidRPr="00977102">
        <w:rPr>
          <w:szCs w:val="24"/>
          <w:u w:val="none"/>
        </w:rPr>
        <w:t xml:space="preserve">koli </w:t>
      </w:r>
      <w:r w:rsidR="005B1B16">
        <w:rPr>
          <w:szCs w:val="24"/>
          <w:u w:val="none"/>
        </w:rPr>
        <w:t>shodný</w:t>
      </w:r>
      <w:r w:rsidR="005B1B16" w:rsidRPr="00977102">
        <w:rPr>
          <w:szCs w:val="24"/>
          <w:u w:val="none"/>
        </w:rPr>
        <w:t xml:space="preserve"> nebo </w:t>
      </w:r>
      <w:r w:rsidR="005B1B16">
        <w:rPr>
          <w:szCs w:val="24"/>
          <w:u w:val="none"/>
        </w:rPr>
        <w:t>obdobný</w:t>
      </w:r>
      <w:r w:rsidR="005B1B16" w:rsidRPr="00977102">
        <w:rPr>
          <w:szCs w:val="24"/>
          <w:u w:val="none"/>
        </w:rPr>
        <w:t xml:space="preserve"> </w:t>
      </w:r>
      <w:r w:rsidR="005B1B16">
        <w:rPr>
          <w:szCs w:val="24"/>
          <w:u w:val="none"/>
        </w:rPr>
        <w:t>výrobek</w:t>
      </w:r>
      <w:r w:rsidR="005B1B16" w:rsidRPr="00977102">
        <w:rPr>
          <w:szCs w:val="24"/>
          <w:u w:val="none"/>
        </w:rPr>
        <w:t xml:space="preserve"> jako je Dílo</w:t>
      </w:r>
      <w:r w:rsidR="005B1B16">
        <w:rPr>
          <w:szCs w:val="24"/>
          <w:u w:val="none"/>
        </w:rPr>
        <w:t xml:space="preserve"> ani jakkoli nepředá, nebo nesdělí jakékoli informace, které by mohly samy o sobě, jakož i ve spojení s</w:t>
      </w:r>
      <w:r w:rsidR="00F5579C">
        <w:rPr>
          <w:szCs w:val="24"/>
          <w:u w:val="none"/>
        </w:rPr>
        <w:t> jinými,</w:t>
      </w:r>
      <w:r w:rsidR="005B1B16">
        <w:rPr>
          <w:szCs w:val="24"/>
          <w:u w:val="none"/>
        </w:rPr>
        <w:t xml:space="preserve"> vést k výrobě </w:t>
      </w:r>
      <w:r w:rsidR="005B1B16" w:rsidRPr="00977102">
        <w:rPr>
          <w:szCs w:val="24"/>
          <w:u w:val="none"/>
        </w:rPr>
        <w:t>jak</w:t>
      </w:r>
      <w:r w:rsidR="00F5579C">
        <w:rPr>
          <w:szCs w:val="24"/>
          <w:u w:val="none"/>
        </w:rPr>
        <w:t>éhokoli</w:t>
      </w:r>
      <w:r w:rsidR="005B1B16" w:rsidRPr="00977102">
        <w:rPr>
          <w:szCs w:val="24"/>
          <w:u w:val="none"/>
        </w:rPr>
        <w:t xml:space="preserve"> </w:t>
      </w:r>
      <w:r w:rsidR="00F5579C">
        <w:rPr>
          <w:szCs w:val="24"/>
          <w:u w:val="none"/>
        </w:rPr>
        <w:t>shodného</w:t>
      </w:r>
      <w:r w:rsidR="005B1B16" w:rsidRPr="00977102">
        <w:rPr>
          <w:szCs w:val="24"/>
          <w:u w:val="none"/>
        </w:rPr>
        <w:t xml:space="preserve"> nebo </w:t>
      </w:r>
      <w:r w:rsidR="00F5579C">
        <w:rPr>
          <w:szCs w:val="24"/>
          <w:u w:val="none"/>
        </w:rPr>
        <w:t>obdobného</w:t>
      </w:r>
      <w:r w:rsidR="005B1B16" w:rsidRPr="00977102">
        <w:rPr>
          <w:szCs w:val="24"/>
          <w:u w:val="none"/>
        </w:rPr>
        <w:t xml:space="preserve"> </w:t>
      </w:r>
      <w:r w:rsidR="00F5579C">
        <w:rPr>
          <w:szCs w:val="24"/>
          <w:u w:val="none"/>
        </w:rPr>
        <w:t>výrobku</w:t>
      </w:r>
      <w:r w:rsidR="005B1B16" w:rsidRPr="00977102">
        <w:rPr>
          <w:szCs w:val="24"/>
          <w:u w:val="none"/>
        </w:rPr>
        <w:t xml:space="preserve"> jako je Dílo</w:t>
      </w:r>
      <w:r w:rsidR="00F5579C">
        <w:rPr>
          <w:szCs w:val="24"/>
          <w:u w:val="none"/>
        </w:rPr>
        <w:t>.</w:t>
      </w:r>
    </w:p>
    <w:p w:rsidR="005D356E" w:rsidRPr="00977102" w:rsidRDefault="005D356E" w:rsidP="005D356E">
      <w:pPr>
        <w:spacing w:line="320" w:lineRule="exact"/>
        <w:rPr>
          <w:szCs w:val="24"/>
        </w:rPr>
      </w:pPr>
    </w:p>
    <w:p w:rsidR="00C76746" w:rsidRPr="00977102" w:rsidRDefault="00C76746" w:rsidP="0092741B">
      <w:pPr>
        <w:pStyle w:val="bh1"/>
        <w:ind w:right="250"/>
      </w:pPr>
      <w:r w:rsidRPr="00977102">
        <w:t>trvání smlouvy a její ukončení</w:t>
      </w:r>
    </w:p>
    <w:p w:rsidR="00C76746" w:rsidRPr="00977102" w:rsidRDefault="00C76746" w:rsidP="0092741B">
      <w:pPr>
        <w:pStyle w:val="bh2"/>
        <w:rPr>
          <w:szCs w:val="24"/>
          <w:u w:val="none"/>
        </w:rPr>
      </w:pPr>
      <w:r w:rsidRPr="00977102">
        <w:rPr>
          <w:szCs w:val="24"/>
          <w:u w:val="none"/>
        </w:rPr>
        <w:t>Licenční ujednání se uzavírá na dobu určitou v délce trvání padesáti (50) let ode dne jeho uzavření.</w:t>
      </w:r>
    </w:p>
    <w:p w:rsidR="00270045" w:rsidRPr="00977102" w:rsidRDefault="00270045" w:rsidP="0092741B">
      <w:pPr>
        <w:pStyle w:val="bh2"/>
        <w:rPr>
          <w:szCs w:val="24"/>
          <w:u w:val="none"/>
        </w:rPr>
      </w:pPr>
      <w:r w:rsidRPr="00977102">
        <w:rPr>
          <w:szCs w:val="24"/>
          <w:u w:val="none"/>
        </w:rPr>
        <w:t>Objednatel je oprávněn odstoupit od této Smlouvy v následujících případech:</w:t>
      </w:r>
    </w:p>
    <w:p w:rsidR="00270045" w:rsidRPr="00977102" w:rsidRDefault="00F73A50" w:rsidP="0092741B">
      <w:pPr>
        <w:pStyle w:val="bh3"/>
        <w:rPr>
          <w:szCs w:val="24"/>
        </w:rPr>
      </w:pPr>
      <w:r w:rsidRPr="00977102">
        <w:rPr>
          <w:szCs w:val="24"/>
        </w:rPr>
        <w:t>Z</w:t>
      </w:r>
      <w:r w:rsidR="00270045" w:rsidRPr="00977102">
        <w:rPr>
          <w:szCs w:val="24"/>
        </w:rPr>
        <w:t xml:space="preserve">hotovitel bude v prodlení </w:t>
      </w:r>
      <w:r w:rsidR="00517452" w:rsidRPr="00977102">
        <w:rPr>
          <w:szCs w:val="24"/>
        </w:rPr>
        <w:t>s dokončením Díla dle odst</w:t>
      </w:r>
      <w:r w:rsidR="005566AB" w:rsidRPr="00977102">
        <w:rPr>
          <w:szCs w:val="24"/>
        </w:rPr>
        <w:t>avce</w:t>
      </w:r>
      <w:r w:rsidR="00517452" w:rsidRPr="00977102">
        <w:rPr>
          <w:szCs w:val="24"/>
        </w:rPr>
        <w:t xml:space="preserve"> </w:t>
      </w:r>
      <w:proofErr w:type="gramStart"/>
      <w:r w:rsidR="00E34374" w:rsidRPr="00977102">
        <w:rPr>
          <w:szCs w:val="24"/>
        </w:rPr>
        <w:t>4.3.</w:t>
      </w:r>
      <w:r w:rsidR="00517452" w:rsidRPr="00977102">
        <w:rPr>
          <w:szCs w:val="24"/>
        </w:rPr>
        <w:t xml:space="preserve"> této</w:t>
      </w:r>
      <w:proofErr w:type="gramEnd"/>
      <w:r w:rsidR="00517452" w:rsidRPr="00977102">
        <w:rPr>
          <w:szCs w:val="24"/>
        </w:rPr>
        <w:t xml:space="preserve"> Smlouvy o více</w:t>
      </w:r>
      <w:r w:rsidR="00270045" w:rsidRPr="00977102">
        <w:rPr>
          <w:szCs w:val="24"/>
        </w:rPr>
        <w:t xml:space="preserve"> než </w:t>
      </w:r>
      <w:r w:rsidR="00E34374" w:rsidRPr="00977102">
        <w:rPr>
          <w:szCs w:val="24"/>
        </w:rPr>
        <w:t xml:space="preserve">čtrnáct (14) </w:t>
      </w:r>
      <w:r w:rsidR="00270045" w:rsidRPr="00977102">
        <w:rPr>
          <w:szCs w:val="24"/>
        </w:rPr>
        <w:t>kalendářních dnů</w:t>
      </w:r>
      <w:r w:rsidR="00687FEB" w:rsidRPr="00977102">
        <w:rPr>
          <w:szCs w:val="24"/>
        </w:rPr>
        <w:t>;</w:t>
      </w:r>
      <w:r w:rsidR="0040025E" w:rsidRPr="00977102">
        <w:rPr>
          <w:szCs w:val="24"/>
        </w:rPr>
        <w:t xml:space="preserve"> </w:t>
      </w:r>
      <w:r w:rsidR="00F52367" w:rsidRPr="00977102">
        <w:rPr>
          <w:szCs w:val="24"/>
        </w:rPr>
        <w:t>a</w:t>
      </w:r>
    </w:p>
    <w:p w:rsidR="00270045" w:rsidRPr="00977102" w:rsidRDefault="007C0092" w:rsidP="0092741B">
      <w:pPr>
        <w:pStyle w:val="bh3"/>
        <w:rPr>
          <w:szCs w:val="24"/>
        </w:rPr>
      </w:pPr>
      <w:r w:rsidRPr="00977102">
        <w:rPr>
          <w:szCs w:val="24"/>
        </w:rPr>
        <w:t>b</w:t>
      </w:r>
      <w:r w:rsidR="00270045" w:rsidRPr="00977102">
        <w:rPr>
          <w:szCs w:val="24"/>
        </w:rPr>
        <w:t>ude-li (i) na návrh Zhotovitele zahájeno insolvenční řízení podle zákona č. 182/2006 Sb., o úpadku a způsobech jeho řešení (insolvenční zákon), ve znění pozdějších předpisů (dále jen „</w:t>
      </w:r>
      <w:r w:rsidR="00270045" w:rsidRPr="00977102">
        <w:rPr>
          <w:b/>
          <w:szCs w:val="24"/>
        </w:rPr>
        <w:t>Insolvenční zákon</w:t>
      </w:r>
      <w:r w:rsidR="00270045" w:rsidRPr="00977102">
        <w:rPr>
          <w:szCs w:val="24"/>
        </w:rPr>
        <w:t>“), jehož předmětem bude úpadek nebo hrozící úpadek Zhotovitele; nebo (</w:t>
      </w:r>
      <w:proofErr w:type="spellStart"/>
      <w:r w:rsidR="00270045" w:rsidRPr="00977102">
        <w:rPr>
          <w:szCs w:val="24"/>
        </w:rPr>
        <w:t>ii</w:t>
      </w:r>
      <w:proofErr w:type="spellEnd"/>
      <w:r w:rsidR="00270045" w:rsidRPr="00977102">
        <w:rPr>
          <w:szCs w:val="24"/>
        </w:rPr>
        <w:t>) zahájeno insolvenční řízení podle Insolvenčního zákona, jehož předmětem bude úpadek nebo hrozící úpadek Zhotovitele a současně bude-li insolvenčním soudem vydáno rozhodnutí o úpadku Zhotovitele; nebo (</w:t>
      </w:r>
      <w:proofErr w:type="spellStart"/>
      <w:r w:rsidR="00270045" w:rsidRPr="00977102">
        <w:rPr>
          <w:szCs w:val="24"/>
        </w:rPr>
        <w:t>iii</w:t>
      </w:r>
      <w:proofErr w:type="spellEnd"/>
      <w:r w:rsidR="00270045" w:rsidRPr="00977102">
        <w:rPr>
          <w:szCs w:val="24"/>
        </w:rPr>
        <w:t>) zahájeno insolvenční řízení podle Insolvenčního zákona, jehož předmětem bude úpadek nebo hrozící úpadek Zhotovitele a současně bude-li insolvenčním soudem nařízeno předběžné opatření p</w:t>
      </w:r>
      <w:r w:rsidR="00687FEB" w:rsidRPr="00977102">
        <w:rPr>
          <w:szCs w:val="24"/>
        </w:rPr>
        <w:t>odle § 113 Insolvenčního zákona</w:t>
      </w:r>
      <w:r w:rsidR="00C76746" w:rsidRPr="00977102">
        <w:rPr>
          <w:szCs w:val="24"/>
        </w:rPr>
        <w:t>;</w:t>
      </w:r>
    </w:p>
    <w:p w:rsidR="00C76746" w:rsidRPr="00977102" w:rsidRDefault="00C76746" w:rsidP="0092741B">
      <w:pPr>
        <w:pStyle w:val="bh3"/>
        <w:rPr>
          <w:szCs w:val="24"/>
        </w:rPr>
      </w:pPr>
      <w:r w:rsidRPr="00977102">
        <w:rPr>
          <w:szCs w:val="24"/>
        </w:rPr>
        <w:t>Zhotovitel bude v prodlení s odstraněním jakékoli vady Díla o více než čtrnáct (14) dnů; a</w:t>
      </w:r>
    </w:p>
    <w:p w:rsidR="00C76746" w:rsidRPr="00977102" w:rsidRDefault="00C76746" w:rsidP="0092741B">
      <w:pPr>
        <w:pStyle w:val="bh3"/>
        <w:rPr>
          <w:szCs w:val="24"/>
        </w:rPr>
      </w:pPr>
      <w:r w:rsidRPr="00977102">
        <w:rPr>
          <w:szCs w:val="24"/>
        </w:rPr>
        <w:t xml:space="preserve">Zhotovitel postoupí pohledávku či jakoukoli její část v rozporu s ustanovením odstavce </w:t>
      </w:r>
      <w:proofErr w:type="gramStart"/>
      <w:r w:rsidRPr="00977102">
        <w:rPr>
          <w:szCs w:val="24"/>
        </w:rPr>
        <w:t>2.7. této</w:t>
      </w:r>
      <w:proofErr w:type="gramEnd"/>
      <w:r w:rsidRPr="00977102">
        <w:rPr>
          <w:szCs w:val="24"/>
        </w:rPr>
        <w:t xml:space="preserve"> Smlouvy.</w:t>
      </w:r>
    </w:p>
    <w:p w:rsidR="00270045" w:rsidRPr="00977102" w:rsidRDefault="00270045" w:rsidP="00285D29">
      <w:pPr>
        <w:pStyle w:val="bh2"/>
        <w:rPr>
          <w:szCs w:val="24"/>
          <w:u w:val="none"/>
        </w:rPr>
      </w:pPr>
      <w:r w:rsidRPr="00977102">
        <w:rPr>
          <w:szCs w:val="24"/>
          <w:u w:val="none"/>
        </w:rPr>
        <w:t>Objednatel má právo odstoupit od Smlouvy, aniž by tím omezil jakákoliv svá jiná práva podle Smlouvy včetně nároku na zaplacení smluvní pokuty a náhrady škody.</w:t>
      </w:r>
    </w:p>
    <w:p w:rsidR="00270045" w:rsidRPr="00977102" w:rsidRDefault="00270045" w:rsidP="0092741B">
      <w:pPr>
        <w:pStyle w:val="bh2"/>
        <w:rPr>
          <w:szCs w:val="24"/>
          <w:u w:val="none"/>
        </w:rPr>
      </w:pPr>
      <w:r w:rsidRPr="00977102">
        <w:rPr>
          <w:szCs w:val="24"/>
          <w:u w:val="none"/>
        </w:rPr>
        <w:t>Zhotovitel je oprávněn odstoupit od této Smlouvy v následujících případech:</w:t>
      </w:r>
    </w:p>
    <w:p w:rsidR="00270045" w:rsidRPr="00977102" w:rsidRDefault="007C0092" w:rsidP="0092741B">
      <w:pPr>
        <w:pStyle w:val="bh3"/>
        <w:rPr>
          <w:szCs w:val="24"/>
        </w:rPr>
      </w:pPr>
      <w:r w:rsidRPr="00977102">
        <w:rPr>
          <w:szCs w:val="24"/>
        </w:rPr>
        <w:t>b</w:t>
      </w:r>
      <w:r w:rsidR="00270045" w:rsidRPr="00977102">
        <w:rPr>
          <w:szCs w:val="24"/>
        </w:rPr>
        <w:t xml:space="preserve">ude-li (i) na návrh Objednatele zahájeno insolvenční řízení podle Insolvenčního zákona, jehož předmětem bude úpadek nebo hrozící úpadek </w:t>
      </w:r>
      <w:r w:rsidR="00270045" w:rsidRPr="00977102">
        <w:rPr>
          <w:szCs w:val="24"/>
        </w:rPr>
        <w:lastRenderedPageBreak/>
        <w:t>Objednatele; nebo (</w:t>
      </w:r>
      <w:proofErr w:type="spellStart"/>
      <w:r w:rsidR="00270045" w:rsidRPr="00977102">
        <w:rPr>
          <w:szCs w:val="24"/>
        </w:rPr>
        <w:t>ii</w:t>
      </w:r>
      <w:proofErr w:type="spellEnd"/>
      <w:r w:rsidR="00270045" w:rsidRPr="00977102">
        <w:rPr>
          <w:szCs w:val="24"/>
        </w:rPr>
        <w:t>) zahájeno insolvenční řízení podle Insolvenčního zákona, jehož předmětem bude úpadek nebo hrozící úpadek Objednatele a současně bude-li insolvenčním soudem vydáno rozhodnutí o úpadku Objednatele; nebo (</w:t>
      </w:r>
      <w:proofErr w:type="spellStart"/>
      <w:r w:rsidR="00270045" w:rsidRPr="00977102">
        <w:rPr>
          <w:szCs w:val="24"/>
        </w:rPr>
        <w:t>iii</w:t>
      </w:r>
      <w:proofErr w:type="spellEnd"/>
      <w:r w:rsidR="00270045" w:rsidRPr="00977102">
        <w:rPr>
          <w:szCs w:val="24"/>
        </w:rPr>
        <w:t>) zahájeno insolvenční řízení podle Insolvenčního zákona, jehož předmětem bude úpadek nebo hrozící úpadek Objednatele a současně bude-li insolvenčním soudem nařízeno předběžné opatření p</w:t>
      </w:r>
      <w:r w:rsidR="00687FEB" w:rsidRPr="00977102">
        <w:rPr>
          <w:szCs w:val="24"/>
        </w:rPr>
        <w:t>odle § 113 Insolvenčního zákona</w:t>
      </w:r>
      <w:r w:rsidR="00F52367" w:rsidRPr="00977102">
        <w:rPr>
          <w:szCs w:val="24"/>
        </w:rPr>
        <w:t>.</w:t>
      </w:r>
    </w:p>
    <w:p w:rsidR="00423A9C" w:rsidRPr="00977102" w:rsidRDefault="00270045" w:rsidP="0092741B">
      <w:pPr>
        <w:pStyle w:val="bh2"/>
        <w:rPr>
          <w:szCs w:val="24"/>
          <w:u w:val="none"/>
        </w:rPr>
      </w:pPr>
      <w:r w:rsidRPr="00977102">
        <w:rPr>
          <w:szCs w:val="24"/>
          <w:u w:val="none"/>
        </w:rPr>
        <w:t>Odstoupení od Smlouvy musí být učiněno v písemné formě a nabývá účinnosti okamžikem oznámení druhé Smluvní straně. V oznámení o odstoupení je Smluvní strana, která odstupuje, povinna uvést důvody odstoupení od Smlouvy.</w:t>
      </w:r>
      <w:r w:rsidR="00E46921" w:rsidRPr="00977102">
        <w:rPr>
          <w:szCs w:val="24"/>
          <w:u w:val="none"/>
        </w:rPr>
        <w:t xml:space="preserve"> Smlouva zaniká okamžikem doručení odstoupení od Smlouvy druhé Smluvní straně (ex </w:t>
      </w:r>
      <w:proofErr w:type="spellStart"/>
      <w:r w:rsidR="00E46921" w:rsidRPr="00977102">
        <w:rPr>
          <w:szCs w:val="24"/>
          <w:u w:val="none"/>
        </w:rPr>
        <w:t>nunc</w:t>
      </w:r>
      <w:proofErr w:type="spellEnd"/>
      <w:r w:rsidR="00E46921" w:rsidRPr="00977102">
        <w:rPr>
          <w:szCs w:val="24"/>
          <w:u w:val="none"/>
        </w:rPr>
        <w:t>).</w:t>
      </w:r>
    </w:p>
    <w:p w:rsidR="0020427E" w:rsidRPr="00977102" w:rsidRDefault="00B5049B" w:rsidP="0092741B">
      <w:pPr>
        <w:pStyle w:val="bh2"/>
        <w:rPr>
          <w:szCs w:val="24"/>
          <w:u w:val="none"/>
        </w:rPr>
      </w:pPr>
      <w:r w:rsidRPr="00977102">
        <w:rPr>
          <w:szCs w:val="24"/>
          <w:u w:val="none"/>
        </w:rPr>
        <w:t xml:space="preserve">V případě odstoupení kterékoli Smluvní strany od této Smlouvy je Objednatel povinen uhradit Zhotoviteli cenu za část Díla, která již byla provedena, a náklady na zatím rozpracované části Díla ke dni </w:t>
      </w:r>
      <w:r w:rsidR="004444CD" w:rsidRPr="00977102">
        <w:rPr>
          <w:szCs w:val="24"/>
          <w:u w:val="none"/>
        </w:rPr>
        <w:t>tohoto odstoupení od Smlouvy</w:t>
      </w:r>
      <w:r w:rsidR="00E46921" w:rsidRPr="00977102">
        <w:rPr>
          <w:szCs w:val="24"/>
          <w:u w:val="none"/>
        </w:rPr>
        <w:t>, včetně nákladů souvisejících s ukončení</w:t>
      </w:r>
      <w:r w:rsidR="00C74B74" w:rsidRPr="00977102">
        <w:rPr>
          <w:szCs w:val="24"/>
          <w:u w:val="none"/>
        </w:rPr>
        <w:t>m</w:t>
      </w:r>
      <w:r w:rsidR="00E46921" w:rsidRPr="00977102">
        <w:rPr>
          <w:szCs w:val="24"/>
          <w:u w:val="none"/>
        </w:rPr>
        <w:t xml:space="preserve"> této Smlouvy</w:t>
      </w:r>
      <w:r w:rsidR="004444CD" w:rsidRPr="00977102">
        <w:rPr>
          <w:szCs w:val="24"/>
          <w:u w:val="none"/>
        </w:rPr>
        <w:t>. Zhotovitel v tomto případě předá Objednateli zaplacen</w:t>
      </w:r>
      <w:r w:rsidR="00E46921" w:rsidRPr="00977102">
        <w:rPr>
          <w:szCs w:val="24"/>
          <w:u w:val="none"/>
        </w:rPr>
        <w:t>ou</w:t>
      </w:r>
      <w:r w:rsidR="004444CD" w:rsidRPr="00977102">
        <w:rPr>
          <w:szCs w:val="24"/>
          <w:u w:val="none"/>
        </w:rPr>
        <w:t xml:space="preserve"> část Díla.</w:t>
      </w:r>
    </w:p>
    <w:p w:rsidR="00C76746" w:rsidRPr="00977102" w:rsidRDefault="00C76746" w:rsidP="0092741B">
      <w:pPr>
        <w:pStyle w:val="bh2"/>
        <w:rPr>
          <w:szCs w:val="24"/>
          <w:u w:val="none"/>
        </w:rPr>
      </w:pPr>
      <w:r w:rsidRPr="00977102">
        <w:rPr>
          <w:szCs w:val="24"/>
          <w:u w:val="none"/>
        </w:rPr>
        <w:t>Ukončení této Smlouvy nezbavuje žádnou ze Smluvních stran povinnosti nebo závazku vyplývajícího či jakkoli souvisejícího s touto Smlouvou, jež měl být příslušnou Smluvní stranou splněn či proveden před ukončením této Smlouvy.</w:t>
      </w:r>
    </w:p>
    <w:p w:rsidR="00C76746" w:rsidRPr="00977102" w:rsidRDefault="00C76746" w:rsidP="0092741B">
      <w:pPr>
        <w:pStyle w:val="bh2"/>
        <w:rPr>
          <w:szCs w:val="24"/>
          <w:u w:val="none"/>
        </w:rPr>
      </w:pPr>
      <w:r w:rsidRPr="00977102">
        <w:rPr>
          <w:szCs w:val="24"/>
          <w:u w:val="none"/>
        </w:rPr>
        <w:t>Smluvní strany se dohodly, že ukončení této Smlouvy nemá žádný vliv na Licenci ani na Licenční ujednání. Pro vyloučení jakýchkoli pochybností Smluvní strany prohlašují, že po ukončení Smlouvy není Objednatel povinen hradit Zhotoviteli za poskytnutí Licence žádnou odměnu.</w:t>
      </w:r>
    </w:p>
    <w:p w:rsidR="00C76746" w:rsidRPr="00977102" w:rsidRDefault="00C76746" w:rsidP="0092741B">
      <w:pPr>
        <w:pStyle w:val="bh2"/>
        <w:rPr>
          <w:szCs w:val="24"/>
          <w:u w:val="none"/>
        </w:rPr>
      </w:pPr>
      <w:r w:rsidRPr="00977102">
        <w:rPr>
          <w:szCs w:val="24"/>
          <w:u w:val="none"/>
        </w:rPr>
        <w:t>Smluvní strany vyvinou dostatečné úsilí pro to, aby jejich vzájemné finanční vypořádání za podmínek této Smlouvy mohlo být provedeno ve lhůtě jednoho (1) měsíce od jednostranného ukončení účinnosti Smlouvy, tedy aby došlo k zjištění všech závazků Smluvních stran vzniklých na základě této Smlouvy, jejich písemnému zachycení a příslušné úhradě nevyrovnaných pohledávek a závazků příslušné Smluvní straně. Stejně tak budou ze strany Zhotovitele Objednateli vráceny jakékoliv podklady, které Objednatel Zhotoviteli za účelem plnění této Smlouvy poskytl, není-li v této Smlouvě uvedeno jinak.</w:t>
      </w:r>
    </w:p>
    <w:p w:rsidR="00C76746" w:rsidRPr="00977102" w:rsidRDefault="00C76746" w:rsidP="0092741B">
      <w:pPr>
        <w:pStyle w:val="bh2"/>
        <w:rPr>
          <w:szCs w:val="24"/>
          <w:u w:val="none"/>
        </w:rPr>
      </w:pPr>
      <w:r w:rsidRPr="00977102">
        <w:rPr>
          <w:szCs w:val="24"/>
          <w:u w:val="none"/>
        </w:rPr>
        <w:t>Objednatel může kdykoliv tuto Smlouvu vypovědět, a to i bez uvedení důvodu, zasláním písemné výpovědi Zhotoviteli (dále jen „</w:t>
      </w:r>
      <w:r w:rsidRPr="00977102">
        <w:rPr>
          <w:b/>
          <w:szCs w:val="24"/>
          <w:u w:val="none"/>
        </w:rPr>
        <w:t>Výpověď</w:t>
      </w:r>
      <w:r w:rsidRPr="00977102">
        <w:rPr>
          <w:szCs w:val="24"/>
          <w:u w:val="none"/>
        </w:rPr>
        <w:t>“).</w:t>
      </w:r>
      <w:r w:rsidR="0029080F" w:rsidRPr="00977102">
        <w:rPr>
          <w:szCs w:val="24"/>
          <w:u w:val="none"/>
        </w:rPr>
        <w:t xml:space="preserve"> Výpovědní doba činí </w:t>
      </w:r>
      <w:r w:rsidR="0029080F" w:rsidRPr="00331E73">
        <w:rPr>
          <w:szCs w:val="24"/>
          <w:u w:val="none"/>
        </w:rPr>
        <w:t xml:space="preserve">čtrnáct (14) </w:t>
      </w:r>
      <w:r w:rsidR="0029080F" w:rsidRPr="00977102">
        <w:rPr>
          <w:szCs w:val="24"/>
          <w:u w:val="none"/>
        </w:rPr>
        <w:t>dnů a počíná běžet prvního dne kalendářního měsíce, který následuje po kalendářním měsíci, ve kterém byla Výpověď doručena Zhotoviteli.</w:t>
      </w:r>
    </w:p>
    <w:p w:rsidR="00C76746" w:rsidRPr="00977102" w:rsidRDefault="00C76746" w:rsidP="0092741B">
      <w:pPr>
        <w:pStyle w:val="bh2"/>
        <w:rPr>
          <w:szCs w:val="24"/>
          <w:u w:val="none"/>
        </w:rPr>
      </w:pPr>
      <w:r w:rsidRPr="00977102">
        <w:rPr>
          <w:szCs w:val="24"/>
          <w:u w:val="none"/>
        </w:rPr>
        <w:t>Po obdržení Výpovědi Zhotovitel buď ihned, nebo ke dni stanovenému ve Výpovědi:</w:t>
      </w:r>
    </w:p>
    <w:p w:rsidR="00C76746" w:rsidRPr="00977102" w:rsidRDefault="00C76746" w:rsidP="0092741B">
      <w:pPr>
        <w:pStyle w:val="bh2"/>
        <w:numPr>
          <w:ilvl w:val="0"/>
          <w:numId w:val="63"/>
        </w:numPr>
        <w:ind w:hanging="731"/>
        <w:rPr>
          <w:szCs w:val="24"/>
          <w:u w:val="none"/>
        </w:rPr>
      </w:pPr>
      <w:r w:rsidRPr="00977102">
        <w:rPr>
          <w:szCs w:val="24"/>
          <w:u w:val="none"/>
        </w:rPr>
        <w:t>zastaví všechny další práce na Díle s výjimkou takových prací, které může Objednatel specifikovat ve Výpovědi pouze za účelem, aby ochránil část již provedeného Díla;</w:t>
      </w:r>
    </w:p>
    <w:p w:rsidR="00C76746" w:rsidRPr="00977102" w:rsidRDefault="00C76746" w:rsidP="0092741B">
      <w:pPr>
        <w:pStyle w:val="bh2"/>
        <w:numPr>
          <w:ilvl w:val="0"/>
          <w:numId w:val="63"/>
        </w:numPr>
        <w:ind w:hanging="731"/>
        <w:rPr>
          <w:szCs w:val="24"/>
          <w:u w:val="none"/>
        </w:rPr>
      </w:pPr>
      <w:r w:rsidRPr="00977102">
        <w:rPr>
          <w:szCs w:val="24"/>
          <w:u w:val="none"/>
        </w:rPr>
        <w:t>s výjimkou plateb níže:</w:t>
      </w:r>
    </w:p>
    <w:p w:rsidR="00C76746" w:rsidRPr="00977102" w:rsidRDefault="00C76746" w:rsidP="0092741B">
      <w:pPr>
        <w:pStyle w:val="bh2"/>
        <w:numPr>
          <w:ilvl w:val="1"/>
          <w:numId w:val="63"/>
        </w:numPr>
        <w:ind w:hanging="742"/>
        <w:rPr>
          <w:szCs w:val="24"/>
          <w:u w:val="none"/>
        </w:rPr>
      </w:pPr>
      <w:r w:rsidRPr="00977102">
        <w:rPr>
          <w:szCs w:val="24"/>
          <w:u w:val="none"/>
        </w:rPr>
        <w:lastRenderedPageBreak/>
        <w:t>předá Objednateli části Díla provedeného Zhotovitelem ke dni účinnosti Výpovědi;</w:t>
      </w:r>
    </w:p>
    <w:p w:rsidR="00C76746" w:rsidRPr="00977102" w:rsidRDefault="00C76746" w:rsidP="0092741B">
      <w:pPr>
        <w:pStyle w:val="bh2"/>
        <w:numPr>
          <w:ilvl w:val="1"/>
          <w:numId w:val="63"/>
        </w:numPr>
        <w:ind w:hanging="742"/>
        <w:rPr>
          <w:szCs w:val="24"/>
          <w:u w:val="none"/>
        </w:rPr>
      </w:pPr>
      <w:r w:rsidRPr="00977102">
        <w:rPr>
          <w:szCs w:val="24"/>
          <w:u w:val="none"/>
        </w:rPr>
        <w:t xml:space="preserve">postoupí Objednateli veškerá práva, právní nároky a výhody Zhotovitele k Dílu ve stavu ke dni účinnosti </w:t>
      </w:r>
      <w:r w:rsidR="00FC0294" w:rsidRPr="00977102">
        <w:rPr>
          <w:szCs w:val="24"/>
          <w:u w:val="none"/>
        </w:rPr>
        <w:t>Výpovědi;</w:t>
      </w:r>
    </w:p>
    <w:p w:rsidR="00C76746" w:rsidRPr="00977102" w:rsidRDefault="00C76746" w:rsidP="0092741B">
      <w:pPr>
        <w:pStyle w:val="bh2"/>
        <w:numPr>
          <w:ilvl w:val="1"/>
          <w:numId w:val="63"/>
        </w:numPr>
        <w:ind w:hanging="742"/>
        <w:rPr>
          <w:szCs w:val="24"/>
          <w:u w:val="none"/>
        </w:rPr>
      </w:pPr>
      <w:r w:rsidRPr="00977102">
        <w:rPr>
          <w:szCs w:val="24"/>
          <w:u w:val="none"/>
        </w:rPr>
        <w:t>předá Objednateli veškeré výkresy, specifikace a jiné dokumenty připravené Zhotovitelem v souvislosti s Dílem, a to ke dni účinnosti Výpovědi.</w:t>
      </w:r>
    </w:p>
    <w:p w:rsidR="00C76746" w:rsidRPr="00977102" w:rsidRDefault="00C76746" w:rsidP="0092741B">
      <w:pPr>
        <w:pStyle w:val="bh2"/>
        <w:rPr>
          <w:szCs w:val="24"/>
          <w:u w:val="none"/>
        </w:rPr>
      </w:pPr>
      <w:r w:rsidRPr="00977102">
        <w:rPr>
          <w:szCs w:val="24"/>
          <w:u w:val="none"/>
        </w:rPr>
        <w:t>V případě Výpovědi Smlouvy zaplatí Objednatel Zhotoviteli následující náklady:</w:t>
      </w:r>
    </w:p>
    <w:p w:rsidR="00C76746" w:rsidRPr="00977102" w:rsidRDefault="00C76746" w:rsidP="0092741B">
      <w:pPr>
        <w:pStyle w:val="bh2"/>
        <w:numPr>
          <w:ilvl w:val="0"/>
          <w:numId w:val="64"/>
        </w:numPr>
        <w:ind w:hanging="731"/>
        <w:rPr>
          <w:szCs w:val="24"/>
          <w:u w:val="none"/>
        </w:rPr>
      </w:pPr>
      <w:r w:rsidRPr="00977102">
        <w:rPr>
          <w:szCs w:val="24"/>
          <w:u w:val="none"/>
        </w:rPr>
        <w:t>smluvní cenu stanovenou dohodou k částem dílčích plnění Díla již provedených Zhotovitelem ke dni účinnosti Výpovědi;</w:t>
      </w:r>
    </w:p>
    <w:p w:rsidR="00C76746" w:rsidRPr="00977102" w:rsidRDefault="00C76746" w:rsidP="0092741B">
      <w:pPr>
        <w:pStyle w:val="bh2"/>
        <w:rPr>
          <w:szCs w:val="24"/>
          <w:u w:val="none"/>
        </w:rPr>
      </w:pPr>
      <w:r w:rsidRPr="00977102">
        <w:rPr>
          <w:szCs w:val="24"/>
          <w:u w:val="none"/>
        </w:rPr>
        <w:t>Licenční ujednání může být ukončeno výlučně na základě vzájemné písemné dohody Smluvních stran.</w:t>
      </w:r>
    </w:p>
    <w:p w:rsidR="004956E4" w:rsidRPr="00977102" w:rsidRDefault="00C76746" w:rsidP="0092741B">
      <w:pPr>
        <w:pStyle w:val="bh2"/>
        <w:rPr>
          <w:szCs w:val="24"/>
          <w:u w:val="none"/>
        </w:rPr>
      </w:pPr>
      <w:r w:rsidRPr="00977102">
        <w:rPr>
          <w:szCs w:val="24"/>
          <w:u w:val="none"/>
        </w:rPr>
        <w:t>Pro vyloučení jakýchkoli pochybností Smluvní strany sjednávají, že tato Smlouva může být ukončena pouze způsobem popsaným v této Smlouvě.</w:t>
      </w:r>
    </w:p>
    <w:p w:rsidR="005D356E" w:rsidRPr="00977102" w:rsidRDefault="005D356E" w:rsidP="005D356E">
      <w:pPr>
        <w:spacing w:line="320" w:lineRule="exact"/>
        <w:rPr>
          <w:szCs w:val="24"/>
        </w:rPr>
      </w:pPr>
    </w:p>
    <w:bookmarkEnd w:id="53"/>
    <w:bookmarkEnd w:id="54"/>
    <w:p w:rsidR="00CD521B" w:rsidRPr="00977102" w:rsidRDefault="00CD521B" w:rsidP="0092741B">
      <w:pPr>
        <w:pStyle w:val="bh1"/>
        <w:ind w:right="250"/>
      </w:pPr>
      <w:r w:rsidRPr="00977102">
        <w:t>ZÁVĚREČNÁ USTANOVENÍ</w:t>
      </w:r>
      <w:bookmarkEnd w:id="6"/>
      <w:bookmarkEnd w:id="7"/>
      <w:bookmarkEnd w:id="8"/>
      <w:bookmarkEnd w:id="9"/>
    </w:p>
    <w:p w:rsidR="00A0682C" w:rsidRPr="00977102" w:rsidRDefault="00403182" w:rsidP="0092741B">
      <w:pPr>
        <w:pStyle w:val="bh2"/>
        <w:ind w:left="705"/>
        <w:rPr>
          <w:szCs w:val="24"/>
          <w:u w:val="none"/>
        </w:rPr>
      </w:pPr>
      <w:r w:rsidRPr="00977102">
        <w:rPr>
          <w:szCs w:val="24"/>
          <w:u w:val="none"/>
        </w:rPr>
        <w:t>Tato Smlouva nabývá platnosti a účinnosti dnem podpisu oběma Smluvními stranami.</w:t>
      </w:r>
    </w:p>
    <w:p w:rsidR="00CD521B" w:rsidRPr="00977102" w:rsidRDefault="00CD521B" w:rsidP="0092741B">
      <w:pPr>
        <w:pStyle w:val="bh2"/>
        <w:ind w:left="705"/>
        <w:rPr>
          <w:szCs w:val="24"/>
          <w:u w:val="none"/>
        </w:rPr>
      </w:pPr>
      <w:r w:rsidRPr="00977102">
        <w:rPr>
          <w:szCs w:val="24"/>
          <w:u w:val="none"/>
        </w:rPr>
        <w:t>Tuto Smlouvu je možné měnit pouze písemnou dohodou Smluvních stran ve formě číslovaných dodatků této Smlouvy podepsaných oprávněnými zástupci obou Smluvních stran.</w:t>
      </w:r>
    </w:p>
    <w:p w:rsidR="00CD521B" w:rsidRPr="00977102" w:rsidRDefault="00CD521B" w:rsidP="0092741B">
      <w:pPr>
        <w:pStyle w:val="bh2"/>
        <w:ind w:left="705"/>
        <w:rPr>
          <w:szCs w:val="24"/>
          <w:u w:val="none"/>
        </w:rPr>
      </w:pPr>
      <w:r w:rsidRPr="00977102">
        <w:rPr>
          <w:szCs w:val="24"/>
          <w:u w:val="none"/>
        </w:rPr>
        <w:t>Je-li nebo stane-li se některé ustanovení této Smlouvy neplatným, nevymahatelným nebo neúčinným, nedotýká se tato neplatnost, nevymahatelnost či neúčinnost ostatních ustanovení této Smlouvy. Smluvní strany se zavazují nahradit do pěti (5) pracovních dnů po doručení výzvy druhé Smluvní strany neplatné, nevymahatelné nebo neúčinné ustanovení ustanovením platným, vymahatelným a účinným se stejným nebo obdobným obchodním a právním smyslem, případně uzavřít novou smlouvu.</w:t>
      </w:r>
    </w:p>
    <w:p w:rsidR="00403DFB" w:rsidRPr="00977102" w:rsidRDefault="00403DFB" w:rsidP="0092741B">
      <w:pPr>
        <w:pStyle w:val="bh2"/>
        <w:ind w:left="705"/>
        <w:rPr>
          <w:szCs w:val="24"/>
          <w:u w:val="none"/>
        </w:rPr>
      </w:pPr>
      <w:r w:rsidRPr="00977102">
        <w:rPr>
          <w:szCs w:val="24"/>
          <w:u w:val="none"/>
        </w:rPr>
        <w:t xml:space="preserve">Tato Smlouva se řídí právním řádem České republiky. Veškeré spory mezi </w:t>
      </w:r>
      <w:r w:rsidR="00A04192" w:rsidRPr="00977102">
        <w:rPr>
          <w:szCs w:val="24"/>
          <w:u w:val="none"/>
        </w:rPr>
        <w:t>Smluvními s</w:t>
      </w:r>
      <w:r w:rsidRPr="00977102">
        <w:rPr>
          <w:szCs w:val="24"/>
          <w:u w:val="none"/>
        </w:rPr>
        <w:t>tranami vznikající z této Smlouvy a v souvislosti s ní budou řešeny pokud možno nejprve smírně. Nebude-li smírného řešení dosaženo v přiměřené době, nejdéle však</w:t>
      </w:r>
      <w:r w:rsidR="00C74B74" w:rsidRPr="00977102">
        <w:rPr>
          <w:szCs w:val="24"/>
          <w:u w:val="none"/>
        </w:rPr>
        <w:t xml:space="preserve"> do</w:t>
      </w:r>
      <w:r w:rsidRPr="00977102">
        <w:rPr>
          <w:szCs w:val="24"/>
          <w:u w:val="none"/>
        </w:rPr>
        <w:t xml:space="preserve"> třiceti (30) dn</w:t>
      </w:r>
      <w:r w:rsidR="00A04192" w:rsidRPr="00977102">
        <w:rPr>
          <w:szCs w:val="24"/>
          <w:u w:val="none"/>
        </w:rPr>
        <w:t>ů</w:t>
      </w:r>
      <w:r w:rsidRPr="00977102">
        <w:rPr>
          <w:szCs w:val="24"/>
          <w:u w:val="none"/>
        </w:rPr>
        <w:t xml:space="preserve"> od iniciace sporu, bude mít kterákoliv ze </w:t>
      </w:r>
      <w:r w:rsidR="00A04192" w:rsidRPr="00977102">
        <w:rPr>
          <w:szCs w:val="24"/>
          <w:u w:val="none"/>
        </w:rPr>
        <w:t>Smluvních s</w:t>
      </w:r>
      <w:r w:rsidRPr="00977102">
        <w:rPr>
          <w:szCs w:val="24"/>
          <w:u w:val="none"/>
        </w:rPr>
        <w:t>tran právo takový spor předložit ke konečnému rozhodnutí k Rozhodčímu soudu při Hospodářské komoře České republiky a Agrární komoře České republiky. Předmětný spor bude u Rozhodčího soudu při Hospodářské komoře České republiky a Agrární komoře České republiky rozhodován dle jeho pravidel a řádu s konečnou platností třemi (3) rozhodci, přičemž jednacím jazykem bude jazyk český a místem jednání bude Praha.</w:t>
      </w:r>
    </w:p>
    <w:p w:rsidR="00403182" w:rsidRPr="00977102" w:rsidRDefault="00403182" w:rsidP="0092741B">
      <w:pPr>
        <w:pStyle w:val="bh2"/>
        <w:ind w:left="705"/>
        <w:rPr>
          <w:szCs w:val="24"/>
          <w:u w:val="none"/>
        </w:rPr>
      </w:pPr>
      <w:r w:rsidRPr="00977102">
        <w:rPr>
          <w:szCs w:val="24"/>
          <w:u w:val="none"/>
        </w:rPr>
        <w:t xml:space="preserve">Tato Smlouva je uzavřena ve </w:t>
      </w:r>
      <w:r w:rsidR="002C3103" w:rsidRPr="00977102">
        <w:rPr>
          <w:szCs w:val="24"/>
          <w:u w:val="none"/>
        </w:rPr>
        <w:t>dvou</w:t>
      </w:r>
      <w:r w:rsidRPr="00977102">
        <w:rPr>
          <w:szCs w:val="24"/>
          <w:u w:val="none"/>
        </w:rPr>
        <w:t xml:space="preserve"> (</w:t>
      </w:r>
      <w:r w:rsidR="002C3103" w:rsidRPr="00977102">
        <w:rPr>
          <w:szCs w:val="24"/>
          <w:u w:val="none"/>
        </w:rPr>
        <w:t>2</w:t>
      </w:r>
      <w:r w:rsidRPr="00977102">
        <w:rPr>
          <w:szCs w:val="24"/>
          <w:u w:val="none"/>
        </w:rPr>
        <w:t xml:space="preserve">) stejnopisech, z nichž </w:t>
      </w:r>
      <w:r w:rsidR="002C3103" w:rsidRPr="00977102">
        <w:rPr>
          <w:szCs w:val="24"/>
          <w:u w:val="none"/>
        </w:rPr>
        <w:t>každá Smluvní strana obdrží po jednom</w:t>
      </w:r>
      <w:r w:rsidR="00EF508B" w:rsidRPr="00977102">
        <w:rPr>
          <w:szCs w:val="24"/>
          <w:u w:val="none"/>
        </w:rPr>
        <w:t xml:space="preserve"> (1)</w:t>
      </w:r>
      <w:r w:rsidR="002C3103" w:rsidRPr="00977102">
        <w:rPr>
          <w:szCs w:val="24"/>
          <w:u w:val="none"/>
        </w:rPr>
        <w:t xml:space="preserve"> vyhotovení</w:t>
      </w:r>
      <w:r w:rsidRPr="00977102">
        <w:rPr>
          <w:szCs w:val="24"/>
          <w:u w:val="none"/>
        </w:rPr>
        <w:t>.</w:t>
      </w:r>
    </w:p>
    <w:p w:rsidR="00086437" w:rsidRPr="00977102" w:rsidRDefault="00086437" w:rsidP="0092741B">
      <w:pPr>
        <w:pStyle w:val="bh2"/>
        <w:ind w:left="705"/>
        <w:rPr>
          <w:szCs w:val="24"/>
          <w:u w:val="none"/>
        </w:rPr>
      </w:pPr>
      <w:r w:rsidRPr="00977102">
        <w:rPr>
          <w:szCs w:val="24"/>
          <w:u w:val="none"/>
        </w:rPr>
        <w:t>Nedílnou součást této Smlouvy tvoří následující přílohy:</w:t>
      </w:r>
    </w:p>
    <w:p w:rsidR="00086437" w:rsidRDefault="00086437" w:rsidP="0092741B">
      <w:pPr>
        <w:pStyle w:val="bh2"/>
        <w:numPr>
          <w:ilvl w:val="0"/>
          <w:numId w:val="0"/>
        </w:numPr>
        <w:tabs>
          <w:tab w:val="left" w:pos="2410"/>
        </w:tabs>
        <w:ind w:left="705"/>
        <w:rPr>
          <w:szCs w:val="24"/>
          <w:u w:val="none"/>
        </w:rPr>
      </w:pPr>
      <w:r w:rsidRPr="00977102">
        <w:rPr>
          <w:szCs w:val="24"/>
          <w:u w:val="none"/>
        </w:rPr>
        <w:lastRenderedPageBreak/>
        <w:t xml:space="preserve">Příloha číslo </w:t>
      </w:r>
      <w:r w:rsidR="003D047B" w:rsidRPr="00977102">
        <w:rPr>
          <w:szCs w:val="24"/>
          <w:u w:val="none"/>
        </w:rPr>
        <w:t>1</w:t>
      </w:r>
      <w:r w:rsidRPr="00977102">
        <w:rPr>
          <w:szCs w:val="24"/>
          <w:u w:val="none"/>
        </w:rPr>
        <w:t>:</w:t>
      </w:r>
      <w:r w:rsidRPr="00977102">
        <w:rPr>
          <w:szCs w:val="24"/>
          <w:u w:val="none"/>
        </w:rPr>
        <w:tab/>
      </w:r>
      <w:r w:rsidR="003D047B" w:rsidRPr="00977102">
        <w:rPr>
          <w:szCs w:val="24"/>
          <w:u w:val="none"/>
        </w:rPr>
        <w:t>Technická specifikace Díla</w:t>
      </w:r>
      <w:r w:rsidR="002C31C8">
        <w:rPr>
          <w:szCs w:val="24"/>
          <w:u w:val="none"/>
        </w:rPr>
        <w:t>;</w:t>
      </w:r>
    </w:p>
    <w:p w:rsidR="002C31C8" w:rsidRDefault="002C31C8" w:rsidP="0092741B">
      <w:pPr>
        <w:pStyle w:val="bh2"/>
        <w:numPr>
          <w:ilvl w:val="0"/>
          <w:numId w:val="0"/>
        </w:numPr>
        <w:tabs>
          <w:tab w:val="left" w:pos="2410"/>
        </w:tabs>
        <w:ind w:left="705"/>
        <w:rPr>
          <w:szCs w:val="24"/>
          <w:u w:val="none"/>
        </w:rPr>
      </w:pPr>
      <w:r w:rsidRPr="00977102">
        <w:rPr>
          <w:szCs w:val="24"/>
          <w:u w:val="none"/>
        </w:rPr>
        <w:t xml:space="preserve">Příloha číslo </w:t>
      </w:r>
      <w:r>
        <w:rPr>
          <w:szCs w:val="24"/>
          <w:u w:val="none"/>
        </w:rPr>
        <w:t>2</w:t>
      </w:r>
      <w:r w:rsidRPr="00977102">
        <w:rPr>
          <w:szCs w:val="24"/>
          <w:u w:val="none"/>
        </w:rPr>
        <w:t>:</w:t>
      </w:r>
      <w:r w:rsidRPr="00977102">
        <w:rPr>
          <w:szCs w:val="24"/>
          <w:u w:val="none"/>
        </w:rPr>
        <w:tab/>
      </w:r>
      <w:r>
        <w:rPr>
          <w:szCs w:val="24"/>
          <w:u w:val="none"/>
        </w:rPr>
        <w:t>Harmonogram.</w:t>
      </w:r>
    </w:p>
    <w:p w:rsidR="00104793" w:rsidRPr="00977102" w:rsidRDefault="00104793" w:rsidP="0092741B">
      <w:pPr>
        <w:pStyle w:val="bh2"/>
        <w:numPr>
          <w:ilvl w:val="0"/>
          <w:numId w:val="0"/>
        </w:numPr>
        <w:tabs>
          <w:tab w:val="left" w:pos="2410"/>
        </w:tabs>
        <w:ind w:left="705"/>
        <w:rPr>
          <w:szCs w:val="24"/>
          <w:u w:val="none"/>
        </w:rPr>
      </w:pPr>
      <w:r>
        <w:rPr>
          <w:szCs w:val="24"/>
          <w:u w:val="none"/>
        </w:rPr>
        <w:t>Příloha číslo 3:</w:t>
      </w:r>
      <w:r>
        <w:rPr>
          <w:szCs w:val="24"/>
          <w:u w:val="none"/>
        </w:rPr>
        <w:tab/>
        <w:t>Podmínky Závěrečné zkoušky.</w:t>
      </w:r>
    </w:p>
    <w:p w:rsidR="00086437" w:rsidRPr="00977102" w:rsidRDefault="00086437" w:rsidP="0092741B">
      <w:pPr>
        <w:ind w:right="250"/>
        <w:rPr>
          <w:i/>
          <w:szCs w:val="24"/>
        </w:rPr>
      </w:pPr>
    </w:p>
    <w:p w:rsidR="00104793" w:rsidRDefault="00104793" w:rsidP="0092741B">
      <w:pPr>
        <w:spacing w:line="240" w:lineRule="auto"/>
        <w:rPr>
          <w:i/>
          <w:szCs w:val="24"/>
        </w:rPr>
      </w:pPr>
    </w:p>
    <w:p w:rsidR="00104793" w:rsidRDefault="00104793" w:rsidP="0092741B">
      <w:pPr>
        <w:spacing w:line="240" w:lineRule="auto"/>
        <w:rPr>
          <w:i/>
          <w:szCs w:val="24"/>
        </w:rPr>
      </w:pPr>
    </w:p>
    <w:p w:rsidR="00104793" w:rsidRDefault="00104793" w:rsidP="0092741B">
      <w:pPr>
        <w:spacing w:line="240" w:lineRule="auto"/>
        <w:rPr>
          <w:i/>
          <w:szCs w:val="24"/>
        </w:rPr>
      </w:pPr>
    </w:p>
    <w:p w:rsidR="00CD521B" w:rsidRPr="00977102" w:rsidRDefault="00CD521B" w:rsidP="0092741B">
      <w:pPr>
        <w:spacing w:line="240" w:lineRule="auto"/>
        <w:rPr>
          <w:i/>
          <w:szCs w:val="24"/>
        </w:rPr>
      </w:pPr>
      <w:r w:rsidRPr="00977102">
        <w:rPr>
          <w:i/>
          <w:szCs w:val="24"/>
        </w:rPr>
        <w:t xml:space="preserve">NA DŮKAZ TOHO, že Smluvní strany s obsahem této </w:t>
      </w:r>
      <w:r w:rsidR="00410E07" w:rsidRPr="00977102">
        <w:rPr>
          <w:i/>
          <w:szCs w:val="24"/>
        </w:rPr>
        <w:t>S</w:t>
      </w:r>
      <w:r w:rsidRPr="00977102">
        <w:rPr>
          <w:i/>
          <w:szCs w:val="24"/>
        </w:rPr>
        <w:t>mlouvy souhlasí, rozumí jí a zavazují se k jejímu plnění, připojují své podpisy a prohlašují, že tato Smlouva byla uzavřena podle jejich svobodné a vážné vůle prosté tísně.</w:t>
      </w:r>
    </w:p>
    <w:p w:rsidR="00CD521B" w:rsidRPr="00977102" w:rsidRDefault="00CD521B" w:rsidP="0092741B">
      <w:pPr>
        <w:pStyle w:val="bh3"/>
        <w:numPr>
          <w:ilvl w:val="0"/>
          <w:numId w:val="0"/>
        </w:numPr>
        <w:ind w:right="250"/>
        <w:rPr>
          <w:szCs w:val="24"/>
        </w:rPr>
      </w:pPr>
    </w:p>
    <w:tbl>
      <w:tblPr>
        <w:tblW w:w="0" w:type="auto"/>
        <w:tblInd w:w="-38" w:type="dxa"/>
        <w:tblLayout w:type="fixed"/>
        <w:tblCellMar>
          <w:left w:w="70" w:type="dxa"/>
          <w:right w:w="70" w:type="dxa"/>
        </w:tblCellMar>
        <w:tblLook w:val="01E0" w:firstRow="1" w:lastRow="1" w:firstColumn="1" w:lastColumn="1" w:noHBand="0" w:noVBand="0"/>
      </w:tblPr>
      <w:tblGrid>
        <w:gridCol w:w="4068"/>
        <w:gridCol w:w="600"/>
      </w:tblGrid>
      <w:tr w:rsidR="003D047B" w:rsidRPr="00977102" w:rsidTr="001F5907">
        <w:tc>
          <w:tcPr>
            <w:tcW w:w="4068" w:type="dxa"/>
          </w:tcPr>
          <w:p w:rsidR="003D047B" w:rsidRPr="00977102" w:rsidRDefault="002C31C8" w:rsidP="0092741B">
            <w:pPr>
              <w:pStyle w:val="Dl"/>
              <w:keepNext w:val="0"/>
              <w:jc w:val="both"/>
              <w:rPr>
                <w:rFonts w:ascii="Times New Roman" w:hAnsi="Times New Roman"/>
                <w:szCs w:val="24"/>
              </w:rPr>
            </w:pPr>
            <w:r>
              <w:rPr>
                <w:rStyle w:val="platne1"/>
                <w:rFonts w:ascii="Times New Roman" w:hAnsi="Times New Roman"/>
                <w:b/>
                <w:szCs w:val="24"/>
              </w:rPr>
              <w:t>ZAT a.s.</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Borders>
              <w:bottom w:val="single" w:sz="4" w:space="0" w:color="auto"/>
            </w:tcBorders>
          </w:tcPr>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Borders>
              <w:top w:val="single" w:sz="4" w:space="0" w:color="auto"/>
            </w:tcBorders>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Jméno: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D64F52" w:rsidP="00D64F52">
            <w:pPr>
              <w:pStyle w:val="Dl"/>
              <w:keepNext w:val="0"/>
              <w:jc w:val="both"/>
              <w:rPr>
                <w:rFonts w:ascii="Times New Roman" w:hAnsi="Times New Roman"/>
                <w:szCs w:val="24"/>
              </w:rPr>
            </w:pPr>
            <w:r w:rsidRPr="00977102">
              <w:rPr>
                <w:rFonts w:ascii="Times New Roman" w:hAnsi="Times New Roman"/>
                <w:szCs w:val="24"/>
              </w:rPr>
              <w:t>Funkce:</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Datum: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1F5907">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Místo: </w:t>
            </w:r>
          </w:p>
        </w:tc>
        <w:tc>
          <w:tcPr>
            <w:tcW w:w="600" w:type="dxa"/>
          </w:tcPr>
          <w:p w:rsidR="003D047B" w:rsidRPr="00977102" w:rsidRDefault="003D047B" w:rsidP="0092741B">
            <w:pPr>
              <w:pStyle w:val="Dl"/>
              <w:keepNext w:val="0"/>
              <w:jc w:val="both"/>
              <w:rPr>
                <w:rFonts w:ascii="Times New Roman" w:hAnsi="Times New Roman"/>
                <w:szCs w:val="24"/>
              </w:rPr>
            </w:pPr>
          </w:p>
        </w:tc>
      </w:tr>
    </w:tbl>
    <w:p w:rsidR="00CD521B" w:rsidRPr="00977102" w:rsidRDefault="00CD521B" w:rsidP="0092741B">
      <w:pPr>
        <w:pStyle w:val="bh3"/>
        <w:numPr>
          <w:ilvl w:val="0"/>
          <w:numId w:val="0"/>
        </w:numPr>
        <w:ind w:right="250"/>
        <w:rPr>
          <w:szCs w:val="24"/>
        </w:rPr>
      </w:pPr>
    </w:p>
    <w:tbl>
      <w:tblPr>
        <w:tblW w:w="0" w:type="auto"/>
        <w:tblInd w:w="-38" w:type="dxa"/>
        <w:tblLayout w:type="fixed"/>
        <w:tblCellMar>
          <w:left w:w="70" w:type="dxa"/>
          <w:right w:w="70" w:type="dxa"/>
        </w:tblCellMar>
        <w:tblLook w:val="01E0" w:firstRow="1" w:lastRow="1" w:firstColumn="1" w:lastColumn="1" w:noHBand="0" w:noVBand="0"/>
      </w:tblPr>
      <w:tblGrid>
        <w:gridCol w:w="4068"/>
        <w:gridCol w:w="600"/>
      </w:tblGrid>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Borders>
              <w:bottom w:val="single" w:sz="4" w:space="0" w:color="auto"/>
            </w:tcBorders>
          </w:tcPr>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p w:rsidR="003D047B" w:rsidRPr="00977102" w:rsidRDefault="003D047B" w:rsidP="0092741B">
            <w:pPr>
              <w:pStyle w:val="Zkladntextodsazen"/>
              <w:ind w:left="0"/>
              <w:rPr>
                <w:b/>
                <w:szCs w:val="24"/>
              </w:rPr>
            </w:pP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Borders>
              <w:top w:val="single" w:sz="4" w:space="0" w:color="auto"/>
            </w:tcBorders>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Jméno: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Funkce: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Datum: </w:t>
            </w:r>
          </w:p>
        </w:tc>
        <w:tc>
          <w:tcPr>
            <w:tcW w:w="600" w:type="dxa"/>
          </w:tcPr>
          <w:p w:rsidR="003D047B" w:rsidRPr="00977102" w:rsidRDefault="003D047B" w:rsidP="0092741B">
            <w:pPr>
              <w:pStyle w:val="Dl"/>
              <w:keepNext w:val="0"/>
              <w:jc w:val="both"/>
              <w:rPr>
                <w:rFonts w:ascii="Times New Roman" w:hAnsi="Times New Roman"/>
                <w:szCs w:val="24"/>
              </w:rPr>
            </w:pPr>
          </w:p>
        </w:tc>
      </w:tr>
      <w:tr w:rsidR="003D047B" w:rsidRPr="00977102" w:rsidTr="00EF0229">
        <w:tc>
          <w:tcPr>
            <w:tcW w:w="4068" w:type="dxa"/>
          </w:tcPr>
          <w:p w:rsidR="003D047B" w:rsidRPr="00977102" w:rsidRDefault="003D047B" w:rsidP="0092741B">
            <w:pPr>
              <w:pStyle w:val="Dl"/>
              <w:keepNext w:val="0"/>
              <w:jc w:val="both"/>
              <w:rPr>
                <w:rFonts w:ascii="Times New Roman" w:hAnsi="Times New Roman"/>
                <w:szCs w:val="24"/>
              </w:rPr>
            </w:pPr>
            <w:r w:rsidRPr="00977102">
              <w:rPr>
                <w:rFonts w:ascii="Times New Roman" w:hAnsi="Times New Roman"/>
                <w:szCs w:val="24"/>
              </w:rPr>
              <w:t xml:space="preserve">Místo: </w:t>
            </w:r>
          </w:p>
        </w:tc>
        <w:tc>
          <w:tcPr>
            <w:tcW w:w="600" w:type="dxa"/>
          </w:tcPr>
          <w:p w:rsidR="003D047B" w:rsidRPr="00977102" w:rsidRDefault="003D047B" w:rsidP="0092741B">
            <w:pPr>
              <w:pStyle w:val="Dl"/>
              <w:keepNext w:val="0"/>
              <w:jc w:val="both"/>
              <w:rPr>
                <w:rFonts w:ascii="Times New Roman" w:hAnsi="Times New Roman"/>
                <w:szCs w:val="24"/>
              </w:rPr>
            </w:pPr>
          </w:p>
        </w:tc>
      </w:tr>
    </w:tbl>
    <w:p w:rsidR="00921E45" w:rsidRPr="00977102" w:rsidRDefault="00921E45" w:rsidP="0092741B">
      <w:pPr>
        <w:pStyle w:val="bh1"/>
        <w:numPr>
          <w:ilvl w:val="0"/>
          <w:numId w:val="0"/>
        </w:numPr>
      </w:pPr>
    </w:p>
    <w:sectPr w:rsidR="00921E45" w:rsidRPr="00977102" w:rsidSect="00410E07">
      <w:footerReference w:type="default" r:id="rId8"/>
      <w:pgSz w:w="11906" w:h="16838"/>
      <w:pgMar w:top="1418" w:right="1418" w:bottom="1418" w:left="141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F5E" w:rsidRDefault="00300F5E">
      <w:r>
        <w:separator/>
      </w:r>
    </w:p>
  </w:endnote>
  <w:endnote w:type="continuationSeparator" w:id="0">
    <w:p w:rsidR="00300F5E" w:rsidRDefault="00300F5E">
      <w:r>
        <w:continuationSeparator/>
      </w:r>
    </w:p>
  </w:endnote>
  <w:endnote w:type="continuationNotice" w:id="1">
    <w:p w:rsidR="00300F5E" w:rsidRDefault="00300F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embedRegular r:id="rId1" w:fontKey="{C4559347-01FC-432E-ACB0-61A6DA5D3A2B}"/>
  </w:font>
  <w:font w:name="Calibri">
    <w:panose1 w:val="020F0502020204030204"/>
    <w:charset w:val="EE"/>
    <w:family w:val="swiss"/>
    <w:pitch w:val="variable"/>
    <w:sig w:usb0="E00002FF" w:usb1="4000ACFF" w:usb2="00000001" w:usb3="00000000" w:csb0="0000019F" w:csb1="00000000"/>
    <w:embedRegular r:id="rId2" w:fontKey="{BB6B7E35-D26A-4049-BE61-77E54D9E2B15}"/>
  </w:font>
  <w:font w:name="Cambria">
    <w:panose1 w:val="02040503050406030204"/>
    <w:charset w:val="EE"/>
    <w:family w:val="roman"/>
    <w:pitch w:val="variable"/>
    <w:sig w:usb0="E00002FF" w:usb1="400004FF" w:usb2="00000000" w:usb3="00000000" w:csb0="0000019F" w:csb1="00000000"/>
    <w:embedRegular r:id="rId3" w:fontKey="{ACF53158-708D-4A5F-A4BE-CC173A4CFB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869" w:rsidRDefault="003D6869" w:rsidP="00C56E05">
    <w:pPr>
      <w:pStyle w:val="Zpat"/>
      <w:jc w:val="center"/>
      <w:rPr>
        <w:lang w:val="en-US"/>
      </w:rPr>
    </w:pPr>
  </w:p>
  <w:p w:rsidR="003D6869" w:rsidRPr="001A5038" w:rsidRDefault="003D6869" w:rsidP="001A5038">
    <w:pPr>
      <w:pStyle w:val="Zpat"/>
      <w:jc w:val="right"/>
      <w:rPr>
        <w:sz w:val="20"/>
      </w:rPr>
    </w:pPr>
    <w:r w:rsidRPr="001A5038">
      <w:rPr>
        <w:rStyle w:val="slostrnky"/>
        <w:sz w:val="20"/>
      </w:rPr>
      <w:t xml:space="preserve">Strana </w:t>
    </w:r>
    <w:r w:rsidRPr="001A5038">
      <w:rPr>
        <w:rStyle w:val="slostrnky"/>
        <w:sz w:val="20"/>
      </w:rPr>
      <w:fldChar w:fldCharType="begin"/>
    </w:r>
    <w:r w:rsidRPr="001A5038">
      <w:rPr>
        <w:rStyle w:val="slostrnky"/>
        <w:sz w:val="20"/>
      </w:rPr>
      <w:instrText xml:space="preserve"> PAGE </w:instrText>
    </w:r>
    <w:r w:rsidRPr="001A5038">
      <w:rPr>
        <w:rStyle w:val="slostrnky"/>
        <w:sz w:val="20"/>
      </w:rPr>
      <w:fldChar w:fldCharType="separate"/>
    </w:r>
    <w:r w:rsidR="00D16FEE">
      <w:rPr>
        <w:rStyle w:val="slostrnky"/>
        <w:noProof/>
        <w:sz w:val="20"/>
      </w:rPr>
      <w:t>3</w:t>
    </w:r>
    <w:r w:rsidRPr="001A5038">
      <w:rPr>
        <w:rStyle w:val="slostrnky"/>
        <w:sz w:val="20"/>
      </w:rPr>
      <w:fldChar w:fldCharType="end"/>
    </w:r>
    <w:r w:rsidRPr="001A5038">
      <w:rPr>
        <w:rStyle w:val="slostrnky"/>
        <w:sz w:val="20"/>
      </w:rPr>
      <w:t xml:space="preserve"> z celkového počtu </w:t>
    </w:r>
    <w:r w:rsidRPr="001A5038">
      <w:rPr>
        <w:rStyle w:val="slostrnky"/>
        <w:sz w:val="20"/>
      </w:rPr>
      <w:fldChar w:fldCharType="begin"/>
    </w:r>
    <w:r w:rsidRPr="001A5038">
      <w:rPr>
        <w:rStyle w:val="slostrnky"/>
        <w:sz w:val="20"/>
      </w:rPr>
      <w:instrText xml:space="preserve"> NUMPAGES </w:instrText>
    </w:r>
    <w:r w:rsidRPr="001A5038">
      <w:rPr>
        <w:rStyle w:val="slostrnky"/>
        <w:sz w:val="20"/>
      </w:rPr>
      <w:fldChar w:fldCharType="separate"/>
    </w:r>
    <w:r w:rsidR="00D16FEE">
      <w:rPr>
        <w:rStyle w:val="slostrnky"/>
        <w:noProof/>
        <w:sz w:val="20"/>
      </w:rPr>
      <w:t>12</w:t>
    </w:r>
    <w:r w:rsidRPr="001A5038">
      <w:rPr>
        <w:rStyle w:val="slostrnky"/>
        <w:sz w:val="20"/>
      </w:rPr>
      <w:fldChar w:fldCharType="end"/>
    </w:r>
    <w:r w:rsidRPr="001A5038">
      <w:rPr>
        <w:rStyle w:val="slostrnky"/>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F5E" w:rsidRDefault="00300F5E">
      <w:r>
        <w:separator/>
      </w:r>
    </w:p>
  </w:footnote>
  <w:footnote w:type="continuationSeparator" w:id="0">
    <w:p w:rsidR="00300F5E" w:rsidRDefault="00300F5E">
      <w:r>
        <w:continuationSeparator/>
      </w:r>
    </w:p>
  </w:footnote>
  <w:footnote w:type="continuationNotice" w:id="1">
    <w:p w:rsidR="00300F5E" w:rsidRDefault="00300F5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B64C0E60"/>
    <w:lvl w:ilvl="0" w:tplc="ED3EEA58">
      <w:start w:val="1"/>
      <w:numFmt w:val="decimal"/>
      <w:lvlText w:val="44.%1"/>
      <w:lvlJc w:val="left"/>
      <w:pPr>
        <w:widowControl w:val="0"/>
        <w:autoSpaceDE w:val="0"/>
        <w:autoSpaceDN w:val="0"/>
        <w:adjustRightInd w:val="0"/>
        <w:spacing w:after="120"/>
        <w:ind w:left="720" w:hanging="36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440"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160"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2880"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600"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320"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040"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760"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480" w:hanging="180"/>
        <w:jc w:val="both"/>
      </w:pPr>
      <w:rPr>
        <w:rFonts w:ascii="Arial" w:hAnsi="Arial" w:cs="Arial"/>
        <w:sz w:val="18"/>
        <w:szCs w:val="18"/>
      </w:rPr>
    </w:lvl>
  </w:abstractNum>
  <w:abstractNum w:abstractNumId="1" w15:restartNumberingAfterBreak="0">
    <w:nsid w:val="00000013"/>
    <w:multiLevelType w:val="hybridMultilevel"/>
    <w:tmpl w:val="ADCABE0C"/>
    <w:lvl w:ilvl="0" w:tplc="6246B2B2">
      <w:start w:val="1"/>
      <w:numFmt w:val="lowerRoman"/>
      <w:lvlText w:val="(%1)"/>
      <w:lvlJc w:val="left"/>
      <w:pPr>
        <w:widowControl w:val="0"/>
        <w:autoSpaceDE w:val="0"/>
        <w:autoSpaceDN w:val="0"/>
        <w:adjustRightInd w:val="0"/>
        <w:spacing w:after="120"/>
        <w:ind w:left="1287" w:hanging="72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647"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367"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3087"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807"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527"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247"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967"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687" w:hanging="180"/>
        <w:jc w:val="both"/>
      </w:pPr>
      <w:rPr>
        <w:rFonts w:ascii="Arial" w:hAnsi="Arial" w:cs="Arial"/>
        <w:sz w:val="18"/>
        <w:szCs w:val="18"/>
      </w:rPr>
    </w:lvl>
  </w:abstractNum>
  <w:abstractNum w:abstractNumId="2" w15:restartNumberingAfterBreak="0">
    <w:nsid w:val="0000002A"/>
    <w:multiLevelType w:val="hybridMultilevel"/>
    <w:tmpl w:val="345E7758"/>
    <w:lvl w:ilvl="0" w:tplc="AB149C58">
      <w:start w:val="1"/>
      <w:numFmt w:val="decimal"/>
      <w:lvlText w:val="37.%1"/>
      <w:lvlJc w:val="left"/>
      <w:pPr>
        <w:widowControl w:val="0"/>
        <w:autoSpaceDE w:val="0"/>
        <w:autoSpaceDN w:val="0"/>
        <w:adjustRightInd w:val="0"/>
        <w:spacing w:after="120"/>
        <w:ind w:left="360" w:hanging="360"/>
        <w:jc w:val="both"/>
      </w:pPr>
      <w:rPr>
        <w:rFonts w:ascii="Arial" w:hAnsi="Arial" w:cs="Arial"/>
        <w:sz w:val="22"/>
        <w:szCs w:val="22"/>
      </w:rPr>
    </w:lvl>
    <w:lvl w:ilvl="1" w:tplc="FFFFFFFF">
      <w:start w:val="1"/>
      <w:numFmt w:val="lowerLetter"/>
      <w:lvlText w:val="%2."/>
      <w:lvlJc w:val="left"/>
      <w:pPr>
        <w:widowControl w:val="0"/>
        <w:autoSpaceDE w:val="0"/>
        <w:autoSpaceDN w:val="0"/>
        <w:adjustRightInd w:val="0"/>
        <w:spacing w:after="120"/>
        <w:ind w:left="1440" w:hanging="360"/>
        <w:jc w:val="both"/>
      </w:pPr>
      <w:rPr>
        <w:rFonts w:ascii="Arial" w:hAnsi="Arial" w:cs="Arial"/>
        <w:sz w:val="18"/>
        <w:szCs w:val="18"/>
      </w:rPr>
    </w:lvl>
    <w:lvl w:ilvl="2" w:tplc="FFFFFFFF">
      <w:start w:val="1"/>
      <w:numFmt w:val="lowerRoman"/>
      <w:lvlText w:val="%3."/>
      <w:lvlJc w:val="right"/>
      <w:pPr>
        <w:widowControl w:val="0"/>
        <w:autoSpaceDE w:val="0"/>
        <w:autoSpaceDN w:val="0"/>
        <w:adjustRightInd w:val="0"/>
        <w:spacing w:after="120"/>
        <w:ind w:left="2160" w:hanging="180"/>
        <w:jc w:val="both"/>
      </w:pPr>
      <w:rPr>
        <w:rFonts w:ascii="Arial" w:hAnsi="Arial" w:cs="Arial"/>
        <w:sz w:val="18"/>
        <w:szCs w:val="18"/>
      </w:rPr>
    </w:lvl>
    <w:lvl w:ilvl="3" w:tplc="FFFFFFFF">
      <w:start w:val="1"/>
      <w:numFmt w:val="decimal"/>
      <w:lvlText w:val="%4."/>
      <w:lvlJc w:val="left"/>
      <w:pPr>
        <w:widowControl w:val="0"/>
        <w:autoSpaceDE w:val="0"/>
        <w:autoSpaceDN w:val="0"/>
        <w:adjustRightInd w:val="0"/>
        <w:spacing w:after="120"/>
        <w:ind w:left="2880" w:hanging="360"/>
        <w:jc w:val="both"/>
      </w:pPr>
      <w:rPr>
        <w:rFonts w:ascii="Arial" w:hAnsi="Arial" w:cs="Arial"/>
        <w:sz w:val="18"/>
        <w:szCs w:val="18"/>
      </w:rPr>
    </w:lvl>
    <w:lvl w:ilvl="4" w:tplc="FFFFFFFF">
      <w:start w:val="1"/>
      <w:numFmt w:val="lowerLetter"/>
      <w:lvlText w:val="%5."/>
      <w:lvlJc w:val="left"/>
      <w:pPr>
        <w:widowControl w:val="0"/>
        <w:autoSpaceDE w:val="0"/>
        <w:autoSpaceDN w:val="0"/>
        <w:adjustRightInd w:val="0"/>
        <w:spacing w:after="120"/>
        <w:ind w:left="3600" w:hanging="360"/>
        <w:jc w:val="both"/>
      </w:pPr>
      <w:rPr>
        <w:rFonts w:ascii="Arial" w:hAnsi="Arial" w:cs="Arial"/>
        <w:sz w:val="18"/>
        <w:szCs w:val="18"/>
      </w:rPr>
    </w:lvl>
    <w:lvl w:ilvl="5" w:tplc="FFFFFFFF">
      <w:start w:val="1"/>
      <w:numFmt w:val="lowerRoman"/>
      <w:lvlText w:val="%6."/>
      <w:lvlJc w:val="right"/>
      <w:pPr>
        <w:widowControl w:val="0"/>
        <w:autoSpaceDE w:val="0"/>
        <w:autoSpaceDN w:val="0"/>
        <w:adjustRightInd w:val="0"/>
        <w:spacing w:after="120"/>
        <w:ind w:left="4320" w:hanging="180"/>
        <w:jc w:val="both"/>
      </w:pPr>
      <w:rPr>
        <w:rFonts w:ascii="Arial" w:hAnsi="Arial" w:cs="Arial"/>
        <w:sz w:val="18"/>
        <w:szCs w:val="18"/>
      </w:rPr>
    </w:lvl>
    <w:lvl w:ilvl="6" w:tplc="FFFFFFFF">
      <w:start w:val="1"/>
      <w:numFmt w:val="decimal"/>
      <w:lvlText w:val="%7."/>
      <w:lvlJc w:val="left"/>
      <w:pPr>
        <w:widowControl w:val="0"/>
        <w:autoSpaceDE w:val="0"/>
        <w:autoSpaceDN w:val="0"/>
        <w:adjustRightInd w:val="0"/>
        <w:spacing w:after="120"/>
        <w:ind w:left="5040" w:hanging="360"/>
        <w:jc w:val="both"/>
      </w:pPr>
      <w:rPr>
        <w:rFonts w:ascii="Arial" w:hAnsi="Arial" w:cs="Arial"/>
        <w:sz w:val="18"/>
        <w:szCs w:val="18"/>
      </w:rPr>
    </w:lvl>
    <w:lvl w:ilvl="7" w:tplc="FFFFFFFF">
      <w:start w:val="1"/>
      <w:numFmt w:val="lowerLetter"/>
      <w:lvlText w:val="%8."/>
      <w:lvlJc w:val="left"/>
      <w:pPr>
        <w:widowControl w:val="0"/>
        <w:autoSpaceDE w:val="0"/>
        <w:autoSpaceDN w:val="0"/>
        <w:adjustRightInd w:val="0"/>
        <w:spacing w:after="120"/>
        <w:ind w:left="5760" w:hanging="360"/>
        <w:jc w:val="both"/>
      </w:pPr>
      <w:rPr>
        <w:rFonts w:ascii="Arial" w:hAnsi="Arial" w:cs="Arial"/>
        <w:sz w:val="18"/>
        <w:szCs w:val="18"/>
      </w:rPr>
    </w:lvl>
    <w:lvl w:ilvl="8" w:tplc="FFFFFFFF">
      <w:start w:val="1"/>
      <w:numFmt w:val="lowerRoman"/>
      <w:lvlText w:val="%9."/>
      <w:lvlJc w:val="right"/>
      <w:pPr>
        <w:widowControl w:val="0"/>
        <w:autoSpaceDE w:val="0"/>
        <w:autoSpaceDN w:val="0"/>
        <w:adjustRightInd w:val="0"/>
        <w:spacing w:after="120"/>
        <w:ind w:left="6480" w:hanging="180"/>
        <w:jc w:val="both"/>
      </w:pPr>
      <w:rPr>
        <w:rFonts w:ascii="Arial" w:hAnsi="Arial" w:cs="Arial"/>
        <w:sz w:val="18"/>
        <w:szCs w:val="18"/>
      </w:rPr>
    </w:lvl>
  </w:abstractNum>
  <w:abstractNum w:abstractNumId="3" w15:restartNumberingAfterBreak="0">
    <w:nsid w:val="000000D8"/>
    <w:multiLevelType w:val="multilevel"/>
    <w:tmpl w:val="3200A718"/>
    <w:lvl w:ilvl="0">
      <w:start w:val="1"/>
      <w:numFmt w:val="decimal"/>
      <w:lvlText w:val="%1."/>
      <w:lvlJc w:val="left"/>
      <w:pPr>
        <w:widowControl w:val="0"/>
        <w:tabs>
          <w:tab w:val="num" w:pos="567"/>
        </w:tabs>
        <w:autoSpaceDE w:val="0"/>
        <w:autoSpaceDN w:val="0"/>
        <w:adjustRightInd w:val="0"/>
        <w:spacing w:after="120"/>
        <w:ind w:left="567" w:hanging="567"/>
        <w:jc w:val="both"/>
      </w:pPr>
      <w:rPr>
        <w:rFonts w:ascii="Arial" w:hAnsi="Arial" w:cs="Arial"/>
        <w:b/>
        <w:bCs/>
        <w:caps/>
        <w:sz w:val="22"/>
        <w:szCs w:val="18"/>
        <w:u w:val="none"/>
      </w:rPr>
    </w:lvl>
    <w:lvl w:ilvl="1">
      <w:start w:val="1"/>
      <w:numFmt w:val="decimal"/>
      <w:lvlText w:val="%1.%2"/>
      <w:lvlJc w:val="left"/>
      <w:pPr>
        <w:widowControl w:val="0"/>
        <w:tabs>
          <w:tab w:val="num" w:pos="851"/>
        </w:tabs>
        <w:autoSpaceDE w:val="0"/>
        <w:autoSpaceDN w:val="0"/>
        <w:adjustRightInd w:val="0"/>
        <w:spacing w:after="120"/>
        <w:ind w:left="851" w:hanging="567"/>
        <w:jc w:val="both"/>
      </w:pPr>
      <w:rPr>
        <w:rFonts w:ascii="Arial" w:hAnsi="Arial" w:cs="Arial"/>
        <w:b w:val="0"/>
        <w:bCs w:val="0"/>
        <w:i w:val="0"/>
        <w:iCs w:val="0"/>
        <w:strike w:val="0"/>
        <w:color w:val="000000"/>
        <w:sz w:val="22"/>
        <w:szCs w:val="22"/>
      </w:rPr>
    </w:lvl>
    <w:lvl w:ilvl="2">
      <w:start w:val="1"/>
      <w:numFmt w:val="decimal"/>
      <w:lvlText w:val="%1.%2.%3"/>
      <w:lvlJc w:val="left"/>
      <w:pPr>
        <w:widowControl w:val="0"/>
        <w:tabs>
          <w:tab w:val="num" w:pos="680"/>
        </w:tabs>
        <w:autoSpaceDE w:val="0"/>
        <w:autoSpaceDN w:val="0"/>
        <w:adjustRightInd w:val="0"/>
        <w:spacing w:after="120"/>
        <w:ind w:left="681" w:hanging="681"/>
        <w:jc w:val="both"/>
      </w:pPr>
      <w:rPr>
        <w:rFonts w:ascii="Arial" w:hAnsi="Arial" w:cs="Arial"/>
        <w:b w:val="0"/>
        <w:bCs w:val="0"/>
        <w:i w:val="0"/>
        <w:iCs w:val="0"/>
        <w:dstrike w:val="0"/>
        <w:emboss w:val="0"/>
        <w:imprint w:val="0"/>
        <w:vanish w:val="0"/>
        <w:color w:val="000000"/>
        <w:spacing w:val="0"/>
        <w:kern w:val="0"/>
        <w:sz w:val="16"/>
        <w:szCs w:val="16"/>
      </w:rPr>
    </w:lvl>
    <w:lvl w:ilvl="3">
      <w:start w:val="1"/>
      <w:numFmt w:val="decimal"/>
      <w:lvlText w:val="%1.%2.%3.%4."/>
      <w:lvlJc w:val="left"/>
      <w:pPr>
        <w:widowControl w:val="0"/>
        <w:tabs>
          <w:tab w:val="num" w:pos="2880"/>
        </w:tabs>
        <w:autoSpaceDE w:val="0"/>
        <w:autoSpaceDN w:val="0"/>
        <w:adjustRightInd w:val="0"/>
        <w:spacing w:after="120"/>
        <w:ind w:left="1728" w:hanging="648"/>
        <w:jc w:val="both"/>
      </w:pPr>
      <w:rPr>
        <w:rFonts w:ascii="Arial" w:hAnsi="Arial" w:cs="Arial"/>
        <w:sz w:val="18"/>
        <w:szCs w:val="18"/>
      </w:rPr>
    </w:lvl>
    <w:lvl w:ilvl="4">
      <w:start w:val="1"/>
      <w:numFmt w:val="decimal"/>
      <w:lvlText w:val="%1.%2.%3.%4.%5."/>
      <w:lvlJc w:val="left"/>
      <w:pPr>
        <w:widowControl w:val="0"/>
        <w:tabs>
          <w:tab w:val="num" w:pos="3600"/>
        </w:tabs>
        <w:autoSpaceDE w:val="0"/>
        <w:autoSpaceDN w:val="0"/>
        <w:adjustRightInd w:val="0"/>
        <w:spacing w:after="120"/>
        <w:ind w:left="2232" w:hanging="792"/>
        <w:jc w:val="both"/>
      </w:pPr>
      <w:rPr>
        <w:rFonts w:ascii="Arial" w:hAnsi="Arial" w:cs="Arial"/>
        <w:sz w:val="18"/>
        <w:szCs w:val="18"/>
      </w:rPr>
    </w:lvl>
    <w:lvl w:ilvl="5">
      <w:start w:val="1"/>
      <w:numFmt w:val="decimal"/>
      <w:lvlText w:val="%1.%2.%3.%4.%5.%6."/>
      <w:lvlJc w:val="left"/>
      <w:pPr>
        <w:widowControl w:val="0"/>
        <w:tabs>
          <w:tab w:val="num" w:pos="4320"/>
        </w:tabs>
        <w:autoSpaceDE w:val="0"/>
        <w:autoSpaceDN w:val="0"/>
        <w:adjustRightInd w:val="0"/>
        <w:spacing w:after="120"/>
        <w:ind w:left="2736" w:hanging="936"/>
        <w:jc w:val="both"/>
      </w:pPr>
      <w:rPr>
        <w:rFonts w:ascii="Arial" w:hAnsi="Arial" w:cs="Arial"/>
        <w:sz w:val="18"/>
        <w:szCs w:val="18"/>
      </w:rPr>
    </w:lvl>
    <w:lvl w:ilvl="6">
      <w:start w:val="1"/>
      <w:numFmt w:val="decimal"/>
      <w:lvlText w:val="%1.%2.%3.%4.%5.%6.%7."/>
      <w:lvlJc w:val="left"/>
      <w:pPr>
        <w:widowControl w:val="0"/>
        <w:tabs>
          <w:tab w:val="num" w:pos="5040"/>
        </w:tabs>
        <w:autoSpaceDE w:val="0"/>
        <w:autoSpaceDN w:val="0"/>
        <w:adjustRightInd w:val="0"/>
        <w:spacing w:after="120"/>
        <w:ind w:left="3240" w:hanging="1080"/>
        <w:jc w:val="both"/>
      </w:pPr>
      <w:rPr>
        <w:rFonts w:ascii="Arial" w:hAnsi="Arial" w:cs="Arial"/>
        <w:sz w:val="18"/>
        <w:szCs w:val="18"/>
      </w:rPr>
    </w:lvl>
    <w:lvl w:ilvl="7">
      <w:start w:val="1"/>
      <w:numFmt w:val="decimal"/>
      <w:lvlText w:val="%1.%2.%3.%4.%5.%6.%7.%8."/>
      <w:lvlJc w:val="left"/>
      <w:pPr>
        <w:widowControl w:val="0"/>
        <w:tabs>
          <w:tab w:val="num" w:pos="5760"/>
        </w:tabs>
        <w:autoSpaceDE w:val="0"/>
        <w:autoSpaceDN w:val="0"/>
        <w:adjustRightInd w:val="0"/>
        <w:spacing w:after="120"/>
        <w:ind w:left="3744" w:hanging="1224"/>
        <w:jc w:val="both"/>
      </w:pPr>
      <w:rPr>
        <w:rFonts w:ascii="Arial" w:hAnsi="Arial" w:cs="Arial"/>
        <w:sz w:val="18"/>
        <w:szCs w:val="18"/>
      </w:rPr>
    </w:lvl>
    <w:lvl w:ilvl="8">
      <w:start w:val="1"/>
      <w:numFmt w:val="decimal"/>
      <w:lvlText w:val="%1.%2.%3.%4.%5.%6.%7.%8.%9."/>
      <w:lvlJc w:val="left"/>
      <w:pPr>
        <w:widowControl w:val="0"/>
        <w:tabs>
          <w:tab w:val="num" w:pos="6840"/>
        </w:tabs>
        <w:autoSpaceDE w:val="0"/>
        <w:autoSpaceDN w:val="0"/>
        <w:adjustRightInd w:val="0"/>
        <w:spacing w:after="120"/>
        <w:ind w:left="4320" w:hanging="1440"/>
        <w:jc w:val="both"/>
      </w:pPr>
      <w:rPr>
        <w:rFonts w:ascii="Arial" w:hAnsi="Arial" w:cs="Arial"/>
        <w:sz w:val="18"/>
        <w:szCs w:val="18"/>
      </w:rPr>
    </w:lvl>
  </w:abstractNum>
  <w:abstractNum w:abstractNumId="4" w15:restartNumberingAfterBreak="0">
    <w:nsid w:val="00752460"/>
    <w:multiLevelType w:val="hybridMultilevel"/>
    <w:tmpl w:val="4C48D55A"/>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 w15:restartNumberingAfterBreak="0">
    <w:nsid w:val="05AB177E"/>
    <w:multiLevelType w:val="hybridMultilevel"/>
    <w:tmpl w:val="C1323D54"/>
    <w:lvl w:ilvl="0" w:tplc="557864D6">
      <w:start w:val="1"/>
      <w:numFmt w:val="lowerRoman"/>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6" w15:restartNumberingAfterBreak="0">
    <w:nsid w:val="0E5B6991"/>
    <w:multiLevelType w:val="hybridMultilevel"/>
    <w:tmpl w:val="9DEE2C10"/>
    <w:name w:val="WW8Num9"/>
    <w:lvl w:ilvl="0" w:tplc="FFFFFFFF">
      <w:start w:val="1"/>
      <w:numFmt w:val="upperLetter"/>
      <w:lvlText w:val="%1)"/>
      <w:lvlJc w:val="left"/>
      <w:pPr>
        <w:tabs>
          <w:tab w:val="num" w:pos="567"/>
        </w:tabs>
        <w:ind w:left="567" w:hanging="567"/>
      </w:pPr>
      <w:rPr>
        <w:rFonts w:ascii="Times New Roman" w:hAnsi="Times New Roman" w:cs="Times New Roman"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10012678"/>
    <w:multiLevelType w:val="hybridMultilevel"/>
    <w:tmpl w:val="FCFE4812"/>
    <w:lvl w:ilvl="0" w:tplc="9D1483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F18BD"/>
    <w:multiLevelType w:val="hybridMultilevel"/>
    <w:tmpl w:val="7C2C06B2"/>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9" w15:restartNumberingAfterBreak="0">
    <w:nsid w:val="1F96084F"/>
    <w:multiLevelType w:val="multilevel"/>
    <w:tmpl w:val="C5FE1B66"/>
    <w:lvl w:ilvl="0">
      <w:start w:val="1"/>
      <w:numFmt w:val="decimal"/>
      <w:pStyle w:val="ListArabic1"/>
      <w:lvlText w:val="(%1)"/>
      <w:lvlJc w:val="left"/>
      <w:pPr>
        <w:tabs>
          <w:tab w:val="num" w:pos="1332"/>
        </w:tabs>
        <w:ind w:left="1332" w:hanging="624"/>
      </w:pPr>
      <w:rPr>
        <w:rFonts w:ascii="CG Times" w:hAnsi="CG Times"/>
        <w:b w:val="0"/>
        <w:i w:val="0"/>
        <w:sz w:val="20"/>
      </w:rPr>
    </w:lvl>
    <w:lvl w:ilvl="1">
      <w:start w:val="1"/>
      <w:numFmt w:val="decimal"/>
      <w:pStyle w:val="ListArabic2"/>
      <w:lvlText w:val="(%2)"/>
      <w:lvlJc w:val="left"/>
      <w:pPr>
        <w:tabs>
          <w:tab w:val="num" w:pos="2125"/>
        </w:tabs>
        <w:ind w:left="2125" w:hanging="793"/>
      </w:pPr>
      <w:rPr>
        <w:b w:val="0"/>
        <w:i w:val="0"/>
        <w:sz w:val="20"/>
      </w:rPr>
    </w:lvl>
    <w:lvl w:ilvl="2">
      <w:start w:val="1"/>
      <w:numFmt w:val="decimal"/>
      <w:pStyle w:val="ListArabic3"/>
      <w:lvlText w:val="(%3)"/>
      <w:lvlJc w:val="left"/>
      <w:pPr>
        <w:tabs>
          <w:tab w:val="num" w:pos="2636"/>
        </w:tabs>
        <w:ind w:left="2636" w:hanging="511"/>
      </w:pPr>
      <w:rPr>
        <w:b w:val="0"/>
        <w:i w:val="0"/>
        <w:sz w:val="20"/>
      </w:rPr>
    </w:lvl>
    <w:lvl w:ilvl="3">
      <w:start w:val="1"/>
      <w:numFmt w:val="decimal"/>
      <w:lvlText w:val="(%4)"/>
      <w:lvlJc w:val="left"/>
      <w:pPr>
        <w:tabs>
          <w:tab w:val="num" w:pos="3146"/>
        </w:tabs>
        <w:ind w:left="3146" w:hanging="510"/>
      </w:pPr>
      <w:rPr>
        <w:b w:val="0"/>
        <w:i w:val="0"/>
        <w:sz w:val="20"/>
      </w:rPr>
    </w:lvl>
    <w:lvl w:ilvl="4">
      <w:start w:val="1"/>
      <w:numFmt w:val="lowerRoman"/>
      <w:lvlText w:val="(%5)"/>
      <w:lvlJc w:val="left"/>
      <w:pPr>
        <w:tabs>
          <w:tab w:val="num" w:pos="3146"/>
        </w:tabs>
        <w:ind w:left="3146" w:hanging="510"/>
      </w:pPr>
      <w:rPr>
        <w:b w:val="0"/>
        <w:i w:val="0"/>
        <w:sz w:val="18"/>
      </w:rPr>
    </w:lvl>
    <w:lvl w:ilvl="5">
      <w:start w:val="1"/>
      <w:numFmt w:val="decimal"/>
      <w:lvlText w:val="(%6)"/>
      <w:lvlJc w:val="left"/>
      <w:pPr>
        <w:tabs>
          <w:tab w:val="num" w:pos="3656"/>
        </w:tabs>
        <w:ind w:left="3656" w:hanging="510"/>
      </w:pPr>
      <w:rPr>
        <w:b w:val="0"/>
        <w:i w:val="0"/>
        <w:sz w:val="20"/>
      </w:rPr>
    </w:lvl>
    <w:lvl w:ilvl="6">
      <w:start w:val="1"/>
      <w:numFmt w:val="none"/>
      <w:suff w:val="nothing"/>
      <w:lvlText w:val=""/>
      <w:lvlJc w:val="left"/>
      <w:pPr>
        <w:ind w:left="708" w:firstLine="0"/>
      </w:pPr>
    </w:lvl>
    <w:lvl w:ilvl="7">
      <w:start w:val="1"/>
      <w:numFmt w:val="none"/>
      <w:suff w:val="nothing"/>
      <w:lvlText w:val=""/>
      <w:lvlJc w:val="left"/>
      <w:pPr>
        <w:ind w:left="708" w:firstLine="0"/>
      </w:pPr>
    </w:lvl>
    <w:lvl w:ilvl="8">
      <w:start w:val="1"/>
      <w:numFmt w:val="decimal"/>
      <w:lvlRestart w:val="0"/>
      <w:lvlText w:val="SCHEDULE %9"/>
      <w:lvlJc w:val="left"/>
      <w:pPr>
        <w:tabs>
          <w:tab w:val="num" w:pos="708"/>
        </w:tabs>
        <w:ind w:left="708" w:firstLine="0"/>
      </w:pPr>
      <w:rPr>
        <w:b/>
        <w:i w:val="0"/>
        <w:caps/>
        <w:smallCaps w:val="0"/>
        <w:sz w:val="22"/>
      </w:rPr>
    </w:lvl>
  </w:abstractNum>
  <w:abstractNum w:abstractNumId="10" w15:restartNumberingAfterBreak="0">
    <w:nsid w:val="3CC059AF"/>
    <w:multiLevelType w:val="hybridMultilevel"/>
    <w:tmpl w:val="CF2C6BA2"/>
    <w:lvl w:ilvl="0" w:tplc="557864D6">
      <w:start w:val="1"/>
      <w:numFmt w:val="lowerRoman"/>
      <w:lvlText w:val="(%1)"/>
      <w:lvlJc w:val="left"/>
      <w:pPr>
        <w:ind w:left="1440" w:hanging="360"/>
      </w:pPr>
      <w:rPr>
        <w:rFonts w:hint="default"/>
      </w:r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1" w15:restartNumberingAfterBreak="0">
    <w:nsid w:val="3F7A762F"/>
    <w:multiLevelType w:val="hybridMultilevel"/>
    <w:tmpl w:val="91B09688"/>
    <w:lvl w:ilvl="0" w:tplc="0405000F">
      <w:start w:val="1"/>
      <w:numFmt w:val="lowerLetter"/>
      <w:lvlText w:val="%1)"/>
      <w:lvlJc w:val="left"/>
      <w:pPr>
        <w:tabs>
          <w:tab w:val="num" w:pos="1080"/>
        </w:tabs>
        <w:ind w:left="1080" w:hanging="360"/>
      </w:p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abstractNum w:abstractNumId="12" w15:restartNumberingAfterBreak="0">
    <w:nsid w:val="4ACB1887"/>
    <w:multiLevelType w:val="hybridMultilevel"/>
    <w:tmpl w:val="66EA987A"/>
    <w:lvl w:ilvl="0" w:tplc="04050017">
      <w:start w:val="1"/>
      <w:numFmt w:val="lowerLetter"/>
      <w:lvlText w:val="%1)"/>
      <w:lvlJc w:val="left"/>
      <w:pPr>
        <w:tabs>
          <w:tab w:val="num" w:pos="720"/>
        </w:tabs>
        <w:ind w:left="720" w:hanging="360"/>
      </w:pPr>
    </w:lvl>
    <w:lvl w:ilvl="1" w:tplc="29423A4C">
      <w:start w:val="1"/>
      <w:numFmt w:val="lowerRoman"/>
      <w:lvlText w:val="(%2)"/>
      <w:lvlJc w:val="left"/>
      <w:pPr>
        <w:tabs>
          <w:tab w:val="num" w:pos="2055"/>
        </w:tabs>
        <w:ind w:left="2055" w:hanging="975"/>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 w15:restartNumberingAfterBreak="0">
    <w:nsid w:val="53F63EDE"/>
    <w:multiLevelType w:val="hybridMultilevel"/>
    <w:tmpl w:val="384AFF1E"/>
    <w:lvl w:ilvl="0" w:tplc="BFFA8604">
      <w:start w:val="1"/>
      <w:numFmt w:val="upperLetter"/>
      <w:lvlText w:val="%1)"/>
      <w:lvlJc w:val="left"/>
      <w:pPr>
        <w:ind w:left="720" w:hanging="360"/>
      </w:pPr>
      <w:rPr>
        <w:rFonts w:ascii="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57662864"/>
    <w:multiLevelType w:val="multilevel"/>
    <w:tmpl w:val="19484848"/>
    <w:lvl w:ilvl="0">
      <w:start w:val="1"/>
      <w:numFmt w:val="decimal"/>
      <w:pStyle w:val="bh1"/>
      <w:lvlText w:val="%1."/>
      <w:lvlJc w:val="left"/>
      <w:pPr>
        <w:tabs>
          <w:tab w:val="num" w:pos="720"/>
        </w:tabs>
        <w:ind w:left="720" w:hanging="720"/>
      </w:pPr>
      <w:rPr>
        <w:rFonts w:hint="default"/>
      </w:rPr>
    </w:lvl>
    <w:lvl w:ilvl="1">
      <w:start w:val="1"/>
      <w:numFmt w:val="decimal"/>
      <w:pStyle w:val="bh2"/>
      <w:lvlText w:val="%1.%2."/>
      <w:lvlJc w:val="left"/>
      <w:pPr>
        <w:tabs>
          <w:tab w:val="num" w:pos="720"/>
        </w:tabs>
        <w:ind w:left="720" w:hanging="720"/>
      </w:pPr>
      <w:rPr>
        <w:rFonts w:ascii="Times New Roman" w:hAnsi="Times New Roman" w:cs="Times New Roman" w:hint="default"/>
        <w:sz w:val="24"/>
        <w:szCs w:val="24"/>
      </w:rPr>
    </w:lvl>
    <w:lvl w:ilvl="2">
      <w:start w:val="1"/>
      <w:numFmt w:val="lowerLetter"/>
      <w:pStyle w:val="bh3"/>
      <w:lvlText w:val="(%3)"/>
      <w:lvlJc w:val="left"/>
      <w:pPr>
        <w:tabs>
          <w:tab w:val="num" w:pos="1440"/>
        </w:tabs>
        <w:ind w:left="1440" w:hanging="720"/>
      </w:pPr>
      <w:rPr>
        <w:rFonts w:hint="default"/>
      </w:rPr>
    </w:lvl>
    <w:lvl w:ilvl="3">
      <w:start w:val="1"/>
      <w:numFmt w:val="lowerRoman"/>
      <w:pStyle w:val="bh4"/>
      <w:lvlText w:val="%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15:restartNumberingAfterBreak="0">
    <w:nsid w:val="57E81EDB"/>
    <w:multiLevelType w:val="hybridMultilevel"/>
    <w:tmpl w:val="CA689510"/>
    <w:lvl w:ilvl="0" w:tplc="FFFFFFFF">
      <w:start w:val="1"/>
      <w:numFmt w:val="lowerLetter"/>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5CDA5B93"/>
    <w:multiLevelType w:val="hybridMultilevel"/>
    <w:tmpl w:val="E2E640B8"/>
    <w:lvl w:ilvl="0" w:tplc="0405000F">
      <w:start w:val="1"/>
      <w:numFmt w:val="lowerLetter"/>
      <w:lvlText w:val="%1)"/>
      <w:lvlJc w:val="left"/>
      <w:pPr>
        <w:tabs>
          <w:tab w:val="num" w:pos="705"/>
        </w:tabs>
        <w:ind w:left="705" w:hanging="360"/>
      </w:pPr>
    </w:lvl>
    <w:lvl w:ilvl="1" w:tplc="8D4E9394" w:tentative="1">
      <w:start w:val="1"/>
      <w:numFmt w:val="lowerLetter"/>
      <w:lvlText w:val="%2."/>
      <w:lvlJc w:val="left"/>
      <w:pPr>
        <w:tabs>
          <w:tab w:val="num" w:pos="1425"/>
        </w:tabs>
        <w:ind w:left="1425" w:hanging="360"/>
      </w:pPr>
    </w:lvl>
    <w:lvl w:ilvl="2" w:tplc="0405001B" w:tentative="1">
      <w:start w:val="1"/>
      <w:numFmt w:val="lowerRoman"/>
      <w:lvlText w:val="%3."/>
      <w:lvlJc w:val="right"/>
      <w:pPr>
        <w:tabs>
          <w:tab w:val="num" w:pos="2145"/>
        </w:tabs>
        <w:ind w:left="2145" w:hanging="180"/>
      </w:pPr>
    </w:lvl>
    <w:lvl w:ilvl="3" w:tplc="0405000F" w:tentative="1">
      <w:start w:val="1"/>
      <w:numFmt w:val="decimal"/>
      <w:lvlText w:val="%4."/>
      <w:lvlJc w:val="left"/>
      <w:pPr>
        <w:tabs>
          <w:tab w:val="num" w:pos="2865"/>
        </w:tabs>
        <w:ind w:left="2865" w:hanging="360"/>
      </w:pPr>
    </w:lvl>
    <w:lvl w:ilvl="4" w:tplc="04050019" w:tentative="1">
      <w:start w:val="1"/>
      <w:numFmt w:val="lowerLetter"/>
      <w:lvlText w:val="%5."/>
      <w:lvlJc w:val="left"/>
      <w:pPr>
        <w:tabs>
          <w:tab w:val="num" w:pos="3585"/>
        </w:tabs>
        <w:ind w:left="3585" w:hanging="360"/>
      </w:pPr>
    </w:lvl>
    <w:lvl w:ilvl="5" w:tplc="0405001B" w:tentative="1">
      <w:start w:val="1"/>
      <w:numFmt w:val="lowerRoman"/>
      <w:lvlText w:val="%6."/>
      <w:lvlJc w:val="right"/>
      <w:pPr>
        <w:tabs>
          <w:tab w:val="num" w:pos="4305"/>
        </w:tabs>
        <w:ind w:left="4305" w:hanging="180"/>
      </w:pPr>
    </w:lvl>
    <w:lvl w:ilvl="6" w:tplc="0405000F" w:tentative="1">
      <w:start w:val="1"/>
      <w:numFmt w:val="decimal"/>
      <w:lvlText w:val="%7."/>
      <w:lvlJc w:val="left"/>
      <w:pPr>
        <w:tabs>
          <w:tab w:val="num" w:pos="5025"/>
        </w:tabs>
        <w:ind w:left="5025" w:hanging="360"/>
      </w:pPr>
    </w:lvl>
    <w:lvl w:ilvl="7" w:tplc="04050019" w:tentative="1">
      <w:start w:val="1"/>
      <w:numFmt w:val="lowerLetter"/>
      <w:lvlText w:val="%8."/>
      <w:lvlJc w:val="left"/>
      <w:pPr>
        <w:tabs>
          <w:tab w:val="num" w:pos="5745"/>
        </w:tabs>
        <w:ind w:left="5745" w:hanging="360"/>
      </w:pPr>
    </w:lvl>
    <w:lvl w:ilvl="8" w:tplc="0405001B" w:tentative="1">
      <w:start w:val="1"/>
      <w:numFmt w:val="lowerRoman"/>
      <w:lvlText w:val="%9."/>
      <w:lvlJc w:val="right"/>
      <w:pPr>
        <w:tabs>
          <w:tab w:val="num" w:pos="6465"/>
        </w:tabs>
        <w:ind w:left="6465" w:hanging="180"/>
      </w:pPr>
    </w:lvl>
  </w:abstractNum>
  <w:abstractNum w:abstractNumId="17" w15:restartNumberingAfterBreak="0">
    <w:nsid w:val="5EFE0987"/>
    <w:multiLevelType w:val="hybridMultilevel"/>
    <w:tmpl w:val="84426CE4"/>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15:restartNumberingAfterBreak="0">
    <w:nsid w:val="6DA51660"/>
    <w:multiLevelType w:val="multilevel"/>
    <w:tmpl w:val="0B7271CA"/>
    <w:lvl w:ilvl="0">
      <w:start w:val="1"/>
      <w:numFmt w:val="decimal"/>
      <w:lvlText w:val="%1"/>
      <w:lvlJc w:val="left"/>
      <w:pPr>
        <w:tabs>
          <w:tab w:val="num" w:pos="432"/>
        </w:tabs>
        <w:ind w:left="432" w:hanging="432"/>
      </w:pPr>
      <w:rPr>
        <w:rFonts w:hint="default"/>
      </w:rPr>
    </w:lvl>
    <w:lvl w:ilvl="1">
      <w:start w:val="1"/>
      <w:numFmt w:val="decimal"/>
      <w:lvlRestart w:val="0"/>
      <w:pStyle w:val="Stylbh2Ped12bdkovnPesn16b"/>
      <w:lvlText w:val="%1.%2"/>
      <w:lvlJc w:val="left"/>
      <w:pPr>
        <w:tabs>
          <w:tab w:val="num" w:pos="720"/>
        </w:tabs>
        <w:ind w:left="720" w:hanging="720"/>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9" w15:restartNumberingAfterBreak="0">
    <w:nsid w:val="6F2D711F"/>
    <w:multiLevelType w:val="hybridMultilevel"/>
    <w:tmpl w:val="CBF4C7A0"/>
    <w:lvl w:ilvl="0" w:tplc="CD2CA552">
      <w:start w:val="1"/>
      <w:numFmt w:val="lowerLetter"/>
      <w:lvlText w:val="%1)"/>
      <w:lvlJc w:val="left"/>
      <w:pPr>
        <w:ind w:left="1770" w:hanging="360"/>
      </w:pPr>
      <w:rPr>
        <w:rFonts w:hint="default"/>
      </w:rPr>
    </w:lvl>
    <w:lvl w:ilvl="1" w:tplc="04050019">
      <w:start w:val="1"/>
      <w:numFmt w:val="lowerLetter"/>
      <w:lvlText w:val="%2."/>
      <w:lvlJc w:val="left"/>
      <w:pPr>
        <w:ind w:left="2490" w:hanging="360"/>
      </w:pPr>
    </w:lvl>
    <w:lvl w:ilvl="2" w:tplc="0405001B" w:tentative="1">
      <w:start w:val="1"/>
      <w:numFmt w:val="lowerRoman"/>
      <w:lvlText w:val="%3."/>
      <w:lvlJc w:val="right"/>
      <w:pPr>
        <w:ind w:left="3210" w:hanging="180"/>
      </w:pPr>
    </w:lvl>
    <w:lvl w:ilvl="3" w:tplc="0405000F" w:tentative="1">
      <w:start w:val="1"/>
      <w:numFmt w:val="decimal"/>
      <w:lvlText w:val="%4."/>
      <w:lvlJc w:val="left"/>
      <w:pPr>
        <w:ind w:left="3930" w:hanging="360"/>
      </w:pPr>
    </w:lvl>
    <w:lvl w:ilvl="4" w:tplc="04050019" w:tentative="1">
      <w:start w:val="1"/>
      <w:numFmt w:val="lowerLetter"/>
      <w:lvlText w:val="%5."/>
      <w:lvlJc w:val="left"/>
      <w:pPr>
        <w:ind w:left="4650" w:hanging="360"/>
      </w:pPr>
    </w:lvl>
    <w:lvl w:ilvl="5" w:tplc="0405001B" w:tentative="1">
      <w:start w:val="1"/>
      <w:numFmt w:val="lowerRoman"/>
      <w:lvlText w:val="%6."/>
      <w:lvlJc w:val="right"/>
      <w:pPr>
        <w:ind w:left="5370" w:hanging="180"/>
      </w:pPr>
    </w:lvl>
    <w:lvl w:ilvl="6" w:tplc="0405000F" w:tentative="1">
      <w:start w:val="1"/>
      <w:numFmt w:val="decimal"/>
      <w:lvlText w:val="%7."/>
      <w:lvlJc w:val="left"/>
      <w:pPr>
        <w:ind w:left="6090" w:hanging="360"/>
      </w:pPr>
    </w:lvl>
    <w:lvl w:ilvl="7" w:tplc="04050019" w:tentative="1">
      <w:start w:val="1"/>
      <w:numFmt w:val="lowerLetter"/>
      <w:lvlText w:val="%8."/>
      <w:lvlJc w:val="left"/>
      <w:pPr>
        <w:ind w:left="6810" w:hanging="360"/>
      </w:pPr>
    </w:lvl>
    <w:lvl w:ilvl="8" w:tplc="0405001B" w:tentative="1">
      <w:start w:val="1"/>
      <w:numFmt w:val="lowerRoman"/>
      <w:lvlText w:val="%9."/>
      <w:lvlJc w:val="right"/>
      <w:pPr>
        <w:ind w:left="7530" w:hanging="180"/>
      </w:pPr>
    </w:lvl>
  </w:abstractNum>
  <w:abstractNum w:abstractNumId="20" w15:restartNumberingAfterBreak="0">
    <w:nsid w:val="73EE4EC9"/>
    <w:multiLevelType w:val="hybridMultilevel"/>
    <w:tmpl w:val="51466550"/>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7F4D702D"/>
    <w:multiLevelType w:val="hybridMultilevel"/>
    <w:tmpl w:val="86DC4534"/>
    <w:lvl w:ilvl="0" w:tplc="04050017">
      <w:start w:val="1"/>
      <w:numFmt w:val="lowerLetter"/>
      <w:lvlText w:val="%1)"/>
      <w:lvlJc w:val="left"/>
      <w:pPr>
        <w:tabs>
          <w:tab w:val="num" w:pos="1080"/>
        </w:tabs>
        <w:ind w:left="1080" w:hanging="360"/>
      </w:p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abstractNum w:abstractNumId="22" w15:restartNumberingAfterBreak="0">
    <w:nsid w:val="7F6B0EE0"/>
    <w:multiLevelType w:val="hybridMultilevel"/>
    <w:tmpl w:val="9F089A82"/>
    <w:lvl w:ilvl="0" w:tplc="04050017">
      <w:start w:val="1"/>
      <w:numFmt w:val="lowerLetter"/>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abstractNumId w:val="14"/>
  </w:num>
  <w:num w:numId="2">
    <w:abstractNumId w:val="18"/>
  </w:num>
  <w:num w:numId="3">
    <w:abstractNumId w:val="4"/>
  </w:num>
  <w:num w:numId="4">
    <w:abstractNumId w:val="11"/>
  </w:num>
  <w:num w:numId="5">
    <w:abstractNumId w:val="21"/>
  </w:num>
  <w:num w:numId="6">
    <w:abstractNumId w:val="17"/>
  </w:num>
  <w:num w:numId="7">
    <w:abstractNumId w:val="22"/>
  </w:num>
  <w:num w:numId="8">
    <w:abstractNumId w:val="15"/>
  </w:num>
  <w:num w:numId="9">
    <w:abstractNumId w:val="8"/>
  </w:num>
  <w:num w:numId="10">
    <w:abstractNumId w:val="16"/>
  </w:num>
  <w:num w:numId="11">
    <w:abstractNumId w:val="12"/>
  </w:num>
  <w:num w:numId="12">
    <w:abstractNumId w:val="20"/>
  </w:num>
  <w:num w:numId="13">
    <w:abstractNumId w:val="19"/>
  </w:num>
  <w:num w:numId="14">
    <w:abstractNumId w:val="14"/>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4"/>
  </w:num>
  <w:num w:numId="19">
    <w:abstractNumId w:val="14"/>
  </w:num>
  <w:num w:numId="20">
    <w:abstractNumId w:val="14"/>
  </w:num>
  <w:num w:numId="21">
    <w:abstractNumId w:val="14"/>
  </w:num>
  <w:num w:numId="22">
    <w:abstractNumId w:val="9"/>
  </w:num>
  <w:num w:numId="23">
    <w:abstractNumId w:val="6"/>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3"/>
  </w:num>
  <w:num w:numId="36">
    <w:abstractNumId w:val="14"/>
  </w:num>
  <w:num w:numId="37">
    <w:abstractNumId w:val="14"/>
  </w:num>
  <w:num w:numId="38">
    <w:abstractNumId w:val="14"/>
  </w:num>
  <w:num w:numId="39">
    <w:abstractNumId w:val="14"/>
  </w:num>
  <w:num w:numId="40">
    <w:abstractNumId w:val="14"/>
  </w:num>
  <w:num w:numId="41">
    <w:abstractNumId w:val="3"/>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4"/>
  </w:num>
  <w:num w:numId="45">
    <w:abstractNumId w:val="14"/>
  </w:num>
  <w:num w:numId="46">
    <w:abstractNumId w:val="14"/>
  </w:num>
  <w:num w:numId="47">
    <w:abstractNumId w:val="14"/>
  </w:num>
  <w:num w:numId="48">
    <w:abstractNumId w:val="14"/>
  </w:num>
  <w:num w:numId="49">
    <w:abstractNumId w:val="14"/>
  </w:num>
  <w:num w:numId="50">
    <w:abstractNumId w:val="14"/>
  </w:num>
  <w:num w:numId="51">
    <w:abstractNumId w:val="14"/>
  </w:num>
  <w:num w:numId="52">
    <w:abstractNumId w:val="14"/>
  </w:num>
  <w:num w:numId="53">
    <w:abstractNumId w:val="14"/>
  </w:num>
  <w:num w:numId="54">
    <w:abstractNumId w:val="14"/>
  </w:num>
  <w:num w:numId="55">
    <w:abstractNumId w:val="14"/>
  </w:num>
  <w:num w:numId="56">
    <w:abstractNumId w:val="2"/>
  </w:num>
  <w:num w:numId="57">
    <w:abstractNumId w:val="1"/>
  </w:num>
  <w:num w:numId="58">
    <w:abstractNumId w:val="14"/>
  </w:num>
  <w:num w:numId="59">
    <w:abstractNumId w:val="14"/>
  </w:num>
  <w:num w:numId="60">
    <w:abstractNumId w:val="14"/>
  </w:num>
  <w:num w:numId="61">
    <w:abstractNumId w:val="14"/>
  </w:num>
  <w:num w:numId="62">
    <w:abstractNumId w:val="7"/>
  </w:num>
  <w:num w:numId="63">
    <w:abstractNumId w:val="10"/>
  </w:num>
  <w:num w:numId="64">
    <w:abstractNumId w:val="5"/>
  </w:num>
  <w:num w:numId="65">
    <w:abstractNumId w:val="14"/>
  </w:num>
  <w:num w:numId="66">
    <w:abstractNumId w:val="14"/>
  </w:num>
  <w:num w:numId="67">
    <w:abstractNumId w:val="14"/>
  </w:num>
  <w:num w:numId="68">
    <w:abstractNumId w:val="14"/>
  </w:num>
  <w:num w:numId="69">
    <w:abstractNumId w:val="1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removePersonalInformation/>
  <w:removeDateAndTime/>
  <w:embedTrueType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21B"/>
    <w:rsid w:val="00002F43"/>
    <w:rsid w:val="000077BE"/>
    <w:rsid w:val="00015348"/>
    <w:rsid w:val="00016136"/>
    <w:rsid w:val="0001683E"/>
    <w:rsid w:val="000203A6"/>
    <w:rsid w:val="00027033"/>
    <w:rsid w:val="000310B3"/>
    <w:rsid w:val="000404B5"/>
    <w:rsid w:val="0004354E"/>
    <w:rsid w:val="0004730A"/>
    <w:rsid w:val="00051182"/>
    <w:rsid w:val="000600F7"/>
    <w:rsid w:val="00060E69"/>
    <w:rsid w:val="00061563"/>
    <w:rsid w:val="000737E7"/>
    <w:rsid w:val="000758BE"/>
    <w:rsid w:val="00075A75"/>
    <w:rsid w:val="00076007"/>
    <w:rsid w:val="00076D39"/>
    <w:rsid w:val="00077624"/>
    <w:rsid w:val="00077BFC"/>
    <w:rsid w:val="00086437"/>
    <w:rsid w:val="0008710E"/>
    <w:rsid w:val="0008762E"/>
    <w:rsid w:val="00092D06"/>
    <w:rsid w:val="00092E14"/>
    <w:rsid w:val="0009727B"/>
    <w:rsid w:val="00097573"/>
    <w:rsid w:val="000A50BC"/>
    <w:rsid w:val="000A6348"/>
    <w:rsid w:val="000A7032"/>
    <w:rsid w:val="000C3415"/>
    <w:rsid w:val="000D4630"/>
    <w:rsid w:val="000E30AA"/>
    <w:rsid w:val="000E5CA9"/>
    <w:rsid w:val="000F570D"/>
    <w:rsid w:val="000F6409"/>
    <w:rsid w:val="00104793"/>
    <w:rsid w:val="00106110"/>
    <w:rsid w:val="00112458"/>
    <w:rsid w:val="0011529D"/>
    <w:rsid w:val="001167E5"/>
    <w:rsid w:val="00117B1E"/>
    <w:rsid w:val="00123795"/>
    <w:rsid w:val="00124C2B"/>
    <w:rsid w:val="00130E5E"/>
    <w:rsid w:val="00144D93"/>
    <w:rsid w:val="001450E8"/>
    <w:rsid w:val="001477C4"/>
    <w:rsid w:val="0015124F"/>
    <w:rsid w:val="00151CCE"/>
    <w:rsid w:val="00157E04"/>
    <w:rsid w:val="00164078"/>
    <w:rsid w:val="00165AFF"/>
    <w:rsid w:val="001662F4"/>
    <w:rsid w:val="00167A70"/>
    <w:rsid w:val="00173677"/>
    <w:rsid w:val="00181EF6"/>
    <w:rsid w:val="001947A9"/>
    <w:rsid w:val="001A1BFF"/>
    <w:rsid w:val="001A5038"/>
    <w:rsid w:val="001A5EBB"/>
    <w:rsid w:val="001A7005"/>
    <w:rsid w:val="001A7B37"/>
    <w:rsid w:val="001B5922"/>
    <w:rsid w:val="001D02FB"/>
    <w:rsid w:val="001D567A"/>
    <w:rsid w:val="001F0AE5"/>
    <w:rsid w:val="001F21A9"/>
    <w:rsid w:val="001F5907"/>
    <w:rsid w:val="0020427E"/>
    <w:rsid w:val="00207913"/>
    <w:rsid w:val="00213533"/>
    <w:rsid w:val="0021416F"/>
    <w:rsid w:val="00214F25"/>
    <w:rsid w:val="002212F6"/>
    <w:rsid w:val="0022259F"/>
    <w:rsid w:val="002262D7"/>
    <w:rsid w:val="0022775F"/>
    <w:rsid w:val="00233F62"/>
    <w:rsid w:val="00234EA5"/>
    <w:rsid w:val="0024686E"/>
    <w:rsid w:val="002530D0"/>
    <w:rsid w:val="00253462"/>
    <w:rsid w:val="0025728C"/>
    <w:rsid w:val="0026200C"/>
    <w:rsid w:val="002679E4"/>
    <w:rsid w:val="00270045"/>
    <w:rsid w:val="002808BB"/>
    <w:rsid w:val="002825CA"/>
    <w:rsid w:val="00285D29"/>
    <w:rsid w:val="0029080F"/>
    <w:rsid w:val="00290BEA"/>
    <w:rsid w:val="002A2607"/>
    <w:rsid w:val="002A47D3"/>
    <w:rsid w:val="002B0818"/>
    <w:rsid w:val="002C3103"/>
    <w:rsid w:val="002C31C8"/>
    <w:rsid w:val="002C3C8D"/>
    <w:rsid w:val="002C7583"/>
    <w:rsid w:val="002C776F"/>
    <w:rsid w:val="002D36CF"/>
    <w:rsid w:val="002D4B10"/>
    <w:rsid w:val="002E49D9"/>
    <w:rsid w:val="002F15F6"/>
    <w:rsid w:val="002F5CE3"/>
    <w:rsid w:val="002F606F"/>
    <w:rsid w:val="00300F5E"/>
    <w:rsid w:val="00301FA5"/>
    <w:rsid w:val="00305F86"/>
    <w:rsid w:val="00306EC7"/>
    <w:rsid w:val="003070D3"/>
    <w:rsid w:val="00311A12"/>
    <w:rsid w:val="00317FDE"/>
    <w:rsid w:val="003202BA"/>
    <w:rsid w:val="00323639"/>
    <w:rsid w:val="003240CD"/>
    <w:rsid w:val="00326227"/>
    <w:rsid w:val="00327073"/>
    <w:rsid w:val="0032763D"/>
    <w:rsid w:val="00331E73"/>
    <w:rsid w:val="003352C9"/>
    <w:rsid w:val="003362AC"/>
    <w:rsid w:val="00337323"/>
    <w:rsid w:val="00337699"/>
    <w:rsid w:val="003555D0"/>
    <w:rsid w:val="00360C38"/>
    <w:rsid w:val="003632E8"/>
    <w:rsid w:val="003814E0"/>
    <w:rsid w:val="00383E1A"/>
    <w:rsid w:val="00395765"/>
    <w:rsid w:val="00396406"/>
    <w:rsid w:val="003971D3"/>
    <w:rsid w:val="003A171A"/>
    <w:rsid w:val="003A1E03"/>
    <w:rsid w:val="003A36FA"/>
    <w:rsid w:val="003B18AF"/>
    <w:rsid w:val="003B34E1"/>
    <w:rsid w:val="003B7AE5"/>
    <w:rsid w:val="003C0B83"/>
    <w:rsid w:val="003C2898"/>
    <w:rsid w:val="003D047B"/>
    <w:rsid w:val="003D083A"/>
    <w:rsid w:val="003D1FC7"/>
    <w:rsid w:val="003D3D95"/>
    <w:rsid w:val="003D420D"/>
    <w:rsid w:val="003D6320"/>
    <w:rsid w:val="003D6869"/>
    <w:rsid w:val="003F4E46"/>
    <w:rsid w:val="0040025E"/>
    <w:rsid w:val="004028FF"/>
    <w:rsid w:val="00403182"/>
    <w:rsid w:val="00403DFB"/>
    <w:rsid w:val="00405D97"/>
    <w:rsid w:val="00410E07"/>
    <w:rsid w:val="00411F3D"/>
    <w:rsid w:val="00413597"/>
    <w:rsid w:val="004147C7"/>
    <w:rsid w:val="00415FE6"/>
    <w:rsid w:val="004172B8"/>
    <w:rsid w:val="0042099C"/>
    <w:rsid w:val="00421BC7"/>
    <w:rsid w:val="00422177"/>
    <w:rsid w:val="004223C8"/>
    <w:rsid w:val="00422424"/>
    <w:rsid w:val="00423A9C"/>
    <w:rsid w:val="00430007"/>
    <w:rsid w:val="0043115B"/>
    <w:rsid w:val="0043375B"/>
    <w:rsid w:val="00437211"/>
    <w:rsid w:val="00437D04"/>
    <w:rsid w:val="0044098D"/>
    <w:rsid w:val="00444058"/>
    <w:rsid w:val="004444CD"/>
    <w:rsid w:val="004524B4"/>
    <w:rsid w:val="00455133"/>
    <w:rsid w:val="004646D6"/>
    <w:rsid w:val="0047600C"/>
    <w:rsid w:val="00487CB0"/>
    <w:rsid w:val="0049078E"/>
    <w:rsid w:val="0049257C"/>
    <w:rsid w:val="004956E4"/>
    <w:rsid w:val="00495A98"/>
    <w:rsid w:val="0049631B"/>
    <w:rsid w:val="004972DA"/>
    <w:rsid w:val="004A55E7"/>
    <w:rsid w:val="004A65E8"/>
    <w:rsid w:val="004B4B24"/>
    <w:rsid w:val="004B548A"/>
    <w:rsid w:val="004B5837"/>
    <w:rsid w:val="004C342D"/>
    <w:rsid w:val="004C6875"/>
    <w:rsid w:val="004C7D5F"/>
    <w:rsid w:val="004D00DB"/>
    <w:rsid w:val="004D3EDB"/>
    <w:rsid w:val="004E100C"/>
    <w:rsid w:val="004E332F"/>
    <w:rsid w:val="004F1702"/>
    <w:rsid w:val="00505832"/>
    <w:rsid w:val="00507AD6"/>
    <w:rsid w:val="00511B4D"/>
    <w:rsid w:val="00512C68"/>
    <w:rsid w:val="005149A1"/>
    <w:rsid w:val="00515DD3"/>
    <w:rsid w:val="00517452"/>
    <w:rsid w:val="00520A0E"/>
    <w:rsid w:val="005320B4"/>
    <w:rsid w:val="00533DA3"/>
    <w:rsid w:val="00535758"/>
    <w:rsid w:val="00537D7A"/>
    <w:rsid w:val="00542AD8"/>
    <w:rsid w:val="00542D54"/>
    <w:rsid w:val="00543379"/>
    <w:rsid w:val="00547AC9"/>
    <w:rsid w:val="00555E25"/>
    <w:rsid w:val="0055620A"/>
    <w:rsid w:val="005566AB"/>
    <w:rsid w:val="005637DB"/>
    <w:rsid w:val="00570C99"/>
    <w:rsid w:val="005721ED"/>
    <w:rsid w:val="00575CC9"/>
    <w:rsid w:val="005801E0"/>
    <w:rsid w:val="005833B6"/>
    <w:rsid w:val="0058385A"/>
    <w:rsid w:val="00595982"/>
    <w:rsid w:val="005A68EA"/>
    <w:rsid w:val="005A75FD"/>
    <w:rsid w:val="005B1B16"/>
    <w:rsid w:val="005C3724"/>
    <w:rsid w:val="005C3E47"/>
    <w:rsid w:val="005C3EEC"/>
    <w:rsid w:val="005C6C78"/>
    <w:rsid w:val="005D0A3E"/>
    <w:rsid w:val="005D1766"/>
    <w:rsid w:val="005D356E"/>
    <w:rsid w:val="005D3E76"/>
    <w:rsid w:val="005D3F73"/>
    <w:rsid w:val="005D7E55"/>
    <w:rsid w:val="005E4885"/>
    <w:rsid w:val="005F141F"/>
    <w:rsid w:val="005F1D34"/>
    <w:rsid w:val="005F5F3C"/>
    <w:rsid w:val="005F67EE"/>
    <w:rsid w:val="006028F5"/>
    <w:rsid w:val="006050B0"/>
    <w:rsid w:val="0060576C"/>
    <w:rsid w:val="00605D10"/>
    <w:rsid w:val="00612466"/>
    <w:rsid w:val="00622697"/>
    <w:rsid w:val="00623722"/>
    <w:rsid w:val="00626686"/>
    <w:rsid w:val="006300C1"/>
    <w:rsid w:val="006325F1"/>
    <w:rsid w:val="0063293C"/>
    <w:rsid w:val="00632E67"/>
    <w:rsid w:val="00635630"/>
    <w:rsid w:val="006361F1"/>
    <w:rsid w:val="00640BE6"/>
    <w:rsid w:val="0064312C"/>
    <w:rsid w:val="006437B8"/>
    <w:rsid w:val="00646DF9"/>
    <w:rsid w:val="00660ACF"/>
    <w:rsid w:val="00663142"/>
    <w:rsid w:val="006656DD"/>
    <w:rsid w:val="0067348C"/>
    <w:rsid w:val="006754FE"/>
    <w:rsid w:val="006779EE"/>
    <w:rsid w:val="00682A12"/>
    <w:rsid w:val="00687FEB"/>
    <w:rsid w:val="006A52BF"/>
    <w:rsid w:val="006A69C3"/>
    <w:rsid w:val="006B506D"/>
    <w:rsid w:val="006C376A"/>
    <w:rsid w:val="006C4C80"/>
    <w:rsid w:val="006C53BF"/>
    <w:rsid w:val="006D0A0D"/>
    <w:rsid w:val="006D6B28"/>
    <w:rsid w:val="006E13A5"/>
    <w:rsid w:val="006E7E85"/>
    <w:rsid w:val="006F2CA1"/>
    <w:rsid w:val="006F4EDE"/>
    <w:rsid w:val="006F536C"/>
    <w:rsid w:val="006F645C"/>
    <w:rsid w:val="00700600"/>
    <w:rsid w:val="00707F8C"/>
    <w:rsid w:val="007114CC"/>
    <w:rsid w:val="00715164"/>
    <w:rsid w:val="00716A97"/>
    <w:rsid w:val="007201A3"/>
    <w:rsid w:val="007306AB"/>
    <w:rsid w:val="00733920"/>
    <w:rsid w:val="007354A9"/>
    <w:rsid w:val="00736B71"/>
    <w:rsid w:val="00741D0B"/>
    <w:rsid w:val="00741DD1"/>
    <w:rsid w:val="007434A4"/>
    <w:rsid w:val="007454F8"/>
    <w:rsid w:val="00747CE8"/>
    <w:rsid w:val="007510AC"/>
    <w:rsid w:val="00752AA3"/>
    <w:rsid w:val="00754E92"/>
    <w:rsid w:val="00757FB7"/>
    <w:rsid w:val="007607CF"/>
    <w:rsid w:val="00760D5C"/>
    <w:rsid w:val="00764623"/>
    <w:rsid w:val="00772FA9"/>
    <w:rsid w:val="00776F6E"/>
    <w:rsid w:val="00777C1D"/>
    <w:rsid w:val="00782372"/>
    <w:rsid w:val="007A2F47"/>
    <w:rsid w:val="007A3980"/>
    <w:rsid w:val="007A5F16"/>
    <w:rsid w:val="007B2C7F"/>
    <w:rsid w:val="007B43F6"/>
    <w:rsid w:val="007B5015"/>
    <w:rsid w:val="007B5D58"/>
    <w:rsid w:val="007C0092"/>
    <w:rsid w:val="007C1D93"/>
    <w:rsid w:val="007D6E2D"/>
    <w:rsid w:val="007F0680"/>
    <w:rsid w:val="007F1014"/>
    <w:rsid w:val="007F1FED"/>
    <w:rsid w:val="007F2FF8"/>
    <w:rsid w:val="007F4543"/>
    <w:rsid w:val="00817ACC"/>
    <w:rsid w:val="00821EA6"/>
    <w:rsid w:val="0082319B"/>
    <w:rsid w:val="00830893"/>
    <w:rsid w:val="00834058"/>
    <w:rsid w:val="00836992"/>
    <w:rsid w:val="00840F4F"/>
    <w:rsid w:val="0084165F"/>
    <w:rsid w:val="00844354"/>
    <w:rsid w:val="008461ED"/>
    <w:rsid w:val="008506BC"/>
    <w:rsid w:val="00854DBF"/>
    <w:rsid w:val="008612EB"/>
    <w:rsid w:val="00864248"/>
    <w:rsid w:val="00867BDE"/>
    <w:rsid w:val="00871AB1"/>
    <w:rsid w:val="008773BE"/>
    <w:rsid w:val="008826D6"/>
    <w:rsid w:val="00884C10"/>
    <w:rsid w:val="0088626F"/>
    <w:rsid w:val="008879E2"/>
    <w:rsid w:val="008912E2"/>
    <w:rsid w:val="008925A4"/>
    <w:rsid w:val="00895351"/>
    <w:rsid w:val="008A1F1A"/>
    <w:rsid w:val="008A6D49"/>
    <w:rsid w:val="008A6E26"/>
    <w:rsid w:val="008B2A02"/>
    <w:rsid w:val="008B54C3"/>
    <w:rsid w:val="008B5A55"/>
    <w:rsid w:val="008B5AF2"/>
    <w:rsid w:val="008B649F"/>
    <w:rsid w:val="008C7789"/>
    <w:rsid w:val="008D664F"/>
    <w:rsid w:val="008D6D13"/>
    <w:rsid w:val="008E31C7"/>
    <w:rsid w:val="008E5FC5"/>
    <w:rsid w:val="008F0DA9"/>
    <w:rsid w:val="008F4C4D"/>
    <w:rsid w:val="009037A7"/>
    <w:rsid w:val="00906457"/>
    <w:rsid w:val="00911573"/>
    <w:rsid w:val="00912105"/>
    <w:rsid w:val="00913944"/>
    <w:rsid w:val="00921E45"/>
    <w:rsid w:val="0092741B"/>
    <w:rsid w:val="0093033E"/>
    <w:rsid w:val="00930F61"/>
    <w:rsid w:val="009342F2"/>
    <w:rsid w:val="00934637"/>
    <w:rsid w:val="00942273"/>
    <w:rsid w:val="009428E8"/>
    <w:rsid w:val="00946328"/>
    <w:rsid w:val="009612B4"/>
    <w:rsid w:val="00961CCD"/>
    <w:rsid w:val="00963D25"/>
    <w:rsid w:val="0097091B"/>
    <w:rsid w:val="00971C14"/>
    <w:rsid w:val="00973824"/>
    <w:rsid w:val="009748A9"/>
    <w:rsid w:val="00977102"/>
    <w:rsid w:val="0098349A"/>
    <w:rsid w:val="009909DB"/>
    <w:rsid w:val="009B016D"/>
    <w:rsid w:val="009B3C4C"/>
    <w:rsid w:val="009B684E"/>
    <w:rsid w:val="009C4D16"/>
    <w:rsid w:val="009C55F5"/>
    <w:rsid w:val="009D59FE"/>
    <w:rsid w:val="009E4835"/>
    <w:rsid w:val="009E5291"/>
    <w:rsid w:val="009E69B4"/>
    <w:rsid w:val="00A00293"/>
    <w:rsid w:val="00A03B89"/>
    <w:rsid w:val="00A04192"/>
    <w:rsid w:val="00A0682C"/>
    <w:rsid w:val="00A101BD"/>
    <w:rsid w:val="00A104A0"/>
    <w:rsid w:val="00A111F3"/>
    <w:rsid w:val="00A11C68"/>
    <w:rsid w:val="00A176CF"/>
    <w:rsid w:val="00A20CA5"/>
    <w:rsid w:val="00A247DF"/>
    <w:rsid w:val="00A306F4"/>
    <w:rsid w:val="00A3752E"/>
    <w:rsid w:val="00A375EA"/>
    <w:rsid w:val="00A37B59"/>
    <w:rsid w:val="00A419C0"/>
    <w:rsid w:val="00A42061"/>
    <w:rsid w:val="00A47A95"/>
    <w:rsid w:val="00A50277"/>
    <w:rsid w:val="00A50698"/>
    <w:rsid w:val="00A607D5"/>
    <w:rsid w:val="00A61A69"/>
    <w:rsid w:val="00A64917"/>
    <w:rsid w:val="00A65CA5"/>
    <w:rsid w:val="00A664CC"/>
    <w:rsid w:val="00A80BE9"/>
    <w:rsid w:val="00A831A3"/>
    <w:rsid w:val="00A84637"/>
    <w:rsid w:val="00A85394"/>
    <w:rsid w:val="00A86DD3"/>
    <w:rsid w:val="00A97170"/>
    <w:rsid w:val="00AA2299"/>
    <w:rsid w:val="00AB3F11"/>
    <w:rsid w:val="00AB4585"/>
    <w:rsid w:val="00AB6A7F"/>
    <w:rsid w:val="00AC22E0"/>
    <w:rsid w:val="00AD53E0"/>
    <w:rsid w:val="00AD5FD5"/>
    <w:rsid w:val="00AE2A5A"/>
    <w:rsid w:val="00AF058E"/>
    <w:rsid w:val="00AF2295"/>
    <w:rsid w:val="00AF5709"/>
    <w:rsid w:val="00B07455"/>
    <w:rsid w:val="00B10A02"/>
    <w:rsid w:val="00B12337"/>
    <w:rsid w:val="00B3243B"/>
    <w:rsid w:val="00B35105"/>
    <w:rsid w:val="00B36D76"/>
    <w:rsid w:val="00B40E31"/>
    <w:rsid w:val="00B41BF4"/>
    <w:rsid w:val="00B5049B"/>
    <w:rsid w:val="00B547DC"/>
    <w:rsid w:val="00B56D5F"/>
    <w:rsid w:val="00B60BA2"/>
    <w:rsid w:val="00B637B0"/>
    <w:rsid w:val="00B67AC9"/>
    <w:rsid w:val="00B80F50"/>
    <w:rsid w:val="00B92D9F"/>
    <w:rsid w:val="00B93C6C"/>
    <w:rsid w:val="00B947FA"/>
    <w:rsid w:val="00BA15C0"/>
    <w:rsid w:val="00BA2F10"/>
    <w:rsid w:val="00BA333B"/>
    <w:rsid w:val="00BA6CA1"/>
    <w:rsid w:val="00BA7B18"/>
    <w:rsid w:val="00BC2D71"/>
    <w:rsid w:val="00BC65AF"/>
    <w:rsid w:val="00BC74B9"/>
    <w:rsid w:val="00BD0616"/>
    <w:rsid w:val="00BD1473"/>
    <w:rsid w:val="00BD5EDD"/>
    <w:rsid w:val="00BE5823"/>
    <w:rsid w:val="00BE785A"/>
    <w:rsid w:val="00BF0056"/>
    <w:rsid w:val="00BF0EF2"/>
    <w:rsid w:val="00BF258F"/>
    <w:rsid w:val="00C02EDB"/>
    <w:rsid w:val="00C071F4"/>
    <w:rsid w:val="00C113B7"/>
    <w:rsid w:val="00C17CBB"/>
    <w:rsid w:val="00C20A0B"/>
    <w:rsid w:val="00C2359A"/>
    <w:rsid w:val="00C247C4"/>
    <w:rsid w:val="00C34794"/>
    <w:rsid w:val="00C34B29"/>
    <w:rsid w:val="00C35A44"/>
    <w:rsid w:val="00C37FF5"/>
    <w:rsid w:val="00C43D87"/>
    <w:rsid w:val="00C47E7B"/>
    <w:rsid w:val="00C526F0"/>
    <w:rsid w:val="00C56E05"/>
    <w:rsid w:val="00C57206"/>
    <w:rsid w:val="00C57739"/>
    <w:rsid w:val="00C61001"/>
    <w:rsid w:val="00C6130E"/>
    <w:rsid w:val="00C63BEC"/>
    <w:rsid w:val="00C67EB8"/>
    <w:rsid w:val="00C70ED0"/>
    <w:rsid w:val="00C727FD"/>
    <w:rsid w:val="00C74B74"/>
    <w:rsid w:val="00C74C08"/>
    <w:rsid w:val="00C76746"/>
    <w:rsid w:val="00C76B40"/>
    <w:rsid w:val="00C84321"/>
    <w:rsid w:val="00C86CB4"/>
    <w:rsid w:val="00C904FB"/>
    <w:rsid w:val="00C923F5"/>
    <w:rsid w:val="00C94269"/>
    <w:rsid w:val="00C94A01"/>
    <w:rsid w:val="00C954A6"/>
    <w:rsid w:val="00C96677"/>
    <w:rsid w:val="00CA18E4"/>
    <w:rsid w:val="00CA2D0A"/>
    <w:rsid w:val="00CA4063"/>
    <w:rsid w:val="00CA4B0F"/>
    <w:rsid w:val="00CA659B"/>
    <w:rsid w:val="00CB1990"/>
    <w:rsid w:val="00CB3030"/>
    <w:rsid w:val="00CB5B37"/>
    <w:rsid w:val="00CC46C6"/>
    <w:rsid w:val="00CD521B"/>
    <w:rsid w:val="00CE3992"/>
    <w:rsid w:val="00CF5610"/>
    <w:rsid w:val="00D024F2"/>
    <w:rsid w:val="00D04EE6"/>
    <w:rsid w:val="00D16FEE"/>
    <w:rsid w:val="00D23773"/>
    <w:rsid w:val="00D318C1"/>
    <w:rsid w:val="00D37799"/>
    <w:rsid w:val="00D4714D"/>
    <w:rsid w:val="00D47E0A"/>
    <w:rsid w:val="00D54A26"/>
    <w:rsid w:val="00D64F52"/>
    <w:rsid w:val="00D7713F"/>
    <w:rsid w:val="00D775C3"/>
    <w:rsid w:val="00D816BE"/>
    <w:rsid w:val="00D87206"/>
    <w:rsid w:val="00D91742"/>
    <w:rsid w:val="00DB79AC"/>
    <w:rsid w:val="00DC7E59"/>
    <w:rsid w:val="00DD1033"/>
    <w:rsid w:val="00DD2AC9"/>
    <w:rsid w:val="00DD3B04"/>
    <w:rsid w:val="00DD4DE9"/>
    <w:rsid w:val="00DD5330"/>
    <w:rsid w:val="00DE2E05"/>
    <w:rsid w:val="00DE3259"/>
    <w:rsid w:val="00DE6CF2"/>
    <w:rsid w:val="00DF2A61"/>
    <w:rsid w:val="00DF6FC0"/>
    <w:rsid w:val="00E02D7B"/>
    <w:rsid w:val="00E05677"/>
    <w:rsid w:val="00E069F2"/>
    <w:rsid w:val="00E13730"/>
    <w:rsid w:val="00E13EAA"/>
    <w:rsid w:val="00E20006"/>
    <w:rsid w:val="00E20A43"/>
    <w:rsid w:val="00E23ECD"/>
    <w:rsid w:val="00E27D79"/>
    <w:rsid w:val="00E30481"/>
    <w:rsid w:val="00E3152F"/>
    <w:rsid w:val="00E329D6"/>
    <w:rsid w:val="00E34374"/>
    <w:rsid w:val="00E36D1E"/>
    <w:rsid w:val="00E40847"/>
    <w:rsid w:val="00E40E96"/>
    <w:rsid w:val="00E46921"/>
    <w:rsid w:val="00E51445"/>
    <w:rsid w:val="00E51650"/>
    <w:rsid w:val="00E5210D"/>
    <w:rsid w:val="00E53A09"/>
    <w:rsid w:val="00E57C39"/>
    <w:rsid w:val="00E60B21"/>
    <w:rsid w:val="00E6438E"/>
    <w:rsid w:val="00E6475A"/>
    <w:rsid w:val="00E700EE"/>
    <w:rsid w:val="00E70688"/>
    <w:rsid w:val="00E80528"/>
    <w:rsid w:val="00E81CBB"/>
    <w:rsid w:val="00E840B3"/>
    <w:rsid w:val="00E874D8"/>
    <w:rsid w:val="00E97AA7"/>
    <w:rsid w:val="00EA02CA"/>
    <w:rsid w:val="00EA6880"/>
    <w:rsid w:val="00EC3655"/>
    <w:rsid w:val="00EC708A"/>
    <w:rsid w:val="00EC7463"/>
    <w:rsid w:val="00EE2E1F"/>
    <w:rsid w:val="00EE2FF0"/>
    <w:rsid w:val="00EF0229"/>
    <w:rsid w:val="00EF042B"/>
    <w:rsid w:val="00EF39A9"/>
    <w:rsid w:val="00EF508B"/>
    <w:rsid w:val="00EF5A3F"/>
    <w:rsid w:val="00EF7EE6"/>
    <w:rsid w:val="00F02F00"/>
    <w:rsid w:val="00F14D88"/>
    <w:rsid w:val="00F151E3"/>
    <w:rsid w:val="00F23B48"/>
    <w:rsid w:val="00F23CA0"/>
    <w:rsid w:val="00F278B8"/>
    <w:rsid w:val="00F31B86"/>
    <w:rsid w:val="00F33565"/>
    <w:rsid w:val="00F34E5E"/>
    <w:rsid w:val="00F372B9"/>
    <w:rsid w:val="00F45906"/>
    <w:rsid w:val="00F52367"/>
    <w:rsid w:val="00F528AA"/>
    <w:rsid w:val="00F54300"/>
    <w:rsid w:val="00F5449C"/>
    <w:rsid w:val="00F5579C"/>
    <w:rsid w:val="00F56F7A"/>
    <w:rsid w:val="00F64A49"/>
    <w:rsid w:val="00F66078"/>
    <w:rsid w:val="00F672D9"/>
    <w:rsid w:val="00F73A50"/>
    <w:rsid w:val="00F73B3F"/>
    <w:rsid w:val="00F7544C"/>
    <w:rsid w:val="00F760CD"/>
    <w:rsid w:val="00F81856"/>
    <w:rsid w:val="00F822A0"/>
    <w:rsid w:val="00F86932"/>
    <w:rsid w:val="00F938FD"/>
    <w:rsid w:val="00F97208"/>
    <w:rsid w:val="00F978C9"/>
    <w:rsid w:val="00FA4D05"/>
    <w:rsid w:val="00FB208E"/>
    <w:rsid w:val="00FB559E"/>
    <w:rsid w:val="00FC0294"/>
    <w:rsid w:val="00FC5775"/>
    <w:rsid w:val="00FD2B6F"/>
    <w:rsid w:val="00FD2DBD"/>
    <w:rsid w:val="00FE3BC3"/>
    <w:rsid w:val="00FE6D37"/>
    <w:rsid w:val="00FE7A04"/>
    <w:rsid w:val="00FF45D4"/>
    <w:rsid w:val="00FF521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C2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ln">
    <w:name w:val="Normal"/>
    <w:qFormat/>
    <w:rsid w:val="003F4E46"/>
    <w:pPr>
      <w:spacing w:line="320" w:lineRule="atLeast"/>
      <w:jc w:val="both"/>
    </w:pPr>
    <w:rPr>
      <w:sz w:val="24"/>
    </w:rPr>
  </w:style>
  <w:style w:type="paragraph" w:styleId="Nadpis1">
    <w:name w:val="heading 1"/>
    <w:aliases w:val="h1,kapitola1,Kapitola,Názov kapitoly"/>
    <w:basedOn w:val="Normln"/>
    <w:next w:val="Normln"/>
    <w:uiPriority w:val="99"/>
    <w:qFormat/>
    <w:rsid w:val="009E69B4"/>
    <w:pPr>
      <w:keepNext/>
      <w:spacing w:before="240" w:after="60"/>
      <w:outlineLvl w:val="0"/>
    </w:pPr>
    <w:rPr>
      <w:rFonts w:ascii="Arial" w:hAnsi="Arial" w:cs="Arial"/>
      <w:b/>
      <w:bCs/>
      <w:kern w:val="32"/>
      <w:sz w:val="32"/>
      <w:szCs w:val="32"/>
    </w:rPr>
  </w:style>
  <w:style w:type="paragraph" w:styleId="Nadpis2">
    <w:name w:val="heading 2"/>
    <w:aliases w:val="h2,14b B,Podkapitola,Názov podkapitoly,kapitola2"/>
    <w:basedOn w:val="Normln"/>
    <w:next w:val="Normln"/>
    <w:uiPriority w:val="99"/>
    <w:qFormat/>
    <w:rsid w:val="009E69B4"/>
    <w:pPr>
      <w:keepNext/>
      <w:spacing w:before="240" w:after="60"/>
      <w:outlineLvl w:val="1"/>
    </w:pPr>
    <w:rPr>
      <w:rFonts w:ascii="Arial" w:hAnsi="Arial" w:cs="Arial"/>
      <w:b/>
      <w:bCs/>
      <w:i/>
      <w:iCs/>
      <w:sz w:val="28"/>
      <w:szCs w:val="28"/>
    </w:rPr>
  </w:style>
  <w:style w:type="paragraph" w:styleId="Nadpis3">
    <w:name w:val="heading 3"/>
    <w:aliases w:val="h3"/>
    <w:basedOn w:val="Normln"/>
    <w:next w:val="Normln"/>
    <w:uiPriority w:val="99"/>
    <w:qFormat/>
    <w:rsid w:val="009E69B4"/>
    <w:pPr>
      <w:keepNext/>
      <w:numPr>
        <w:ilvl w:val="2"/>
        <w:numId w:val="2"/>
      </w:numPr>
      <w:spacing w:before="240" w:after="60"/>
      <w:outlineLvl w:val="2"/>
    </w:pPr>
    <w:rPr>
      <w:rFonts w:ascii="Arial" w:hAnsi="Arial" w:cs="Arial"/>
      <w:b/>
      <w:bCs/>
      <w:sz w:val="26"/>
      <w:szCs w:val="26"/>
    </w:rPr>
  </w:style>
  <w:style w:type="paragraph" w:styleId="Nadpis4">
    <w:name w:val="heading 4"/>
    <w:aliases w:val="Titul2"/>
    <w:basedOn w:val="Normln"/>
    <w:next w:val="Normln"/>
    <w:qFormat/>
    <w:rsid w:val="009E69B4"/>
    <w:pPr>
      <w:keepNext/>
      <w:numPr>
        <w:ilvl w:val="3"/>
        <w:numId w:val="2"/>
      </w:numPr>
      <w:spacing w:before="240" w:after="60"/>
      <w:outlineLvl w:val="3"/>
    </w:pPr>
    <w:rPr>
      <w:b/>
      <w:bCs/>
      <w:sz w:val="28"/>
      <w:szCs w:val="28"/>
    </w:rPr>
  </w:style>
  <w:style w:type="paragraph" w:styleId="Nadpis5">
    <w:name w:val="heading 5"/>
    <w:basedOn w:val="Normln"/>
    <w:next w:val="Normln"/>
    <w:qFormat/>
    <w:rsid w:val="009E69B4"/>
    <w:pPr>
      <w:numPr>
        <w:ilvl w:val="4"/>
        <w:numId w:val="2"/>
      </w:numPr>
      <w:spacing w:before="240" w:after="60"/>
      <w:outlineLvl w:val="4"/>
    </w:pPr>
    <w:rPr>
      <w:b/>
      <w:bCs/>
      <w:i/>
      <w:iCs/>
      <w:sz w:val="26"/>
      <w:szCs w:val="26"/>
    </w:rPr>
  </w:style>
  <w:style w:type="paragraph" w:styleId="Nadpis6">
    <w:name w:val="heading 6"/>
    <w:basedOn w:val="Normln"/>
    <w:next w:val="Normln"/>
    <w:qFormat/>
    <w:rsid w:val="009E69B4"/>
    <w:pPr>
      <w:numPr>
        <w:ilvl w:val="5"/>
        <w:numId w:val="2"/>
      </w:numPr>
      <w:spacing w:before="240" w:after="60"/>
      <w:outlineLvl w:val="5"/>
    </w:pPr>
    <w:rPr>
      <w:b/>
      <w:bCs/>
      <w:sz w:val="22"/>
      <w:szCs w:val="22"/>
    </w:rPr>
  </w:style>
  <w:style w:type="paragraph" w:styleId="Nadpis7">
    <w:name w:val="heading 7"/>
    <w:basedOn w:val="Normln"/>
    <w:next w:val="Normln"/>
    <w:qFormat/>
    <w:rsid w:val="009E69B4"/>
    <w:pPr>
      <w:numPr>
        <w:ilvl w:val="6"/>
        <w:numId w:val="2"/>
      </w:numPr>
      <w:spacing w:before="240" w:after="60"/>
      <w:outlineLvl w:val="6"/>
    </w:pPr>
    <w:rPr>
      <w:szCs w:val="24"/>
    </w:rPr>
  </w:style>
  <w:style w:type="paragraph" w:styleId="Nadpis8">
    <w:name w:val="heading 8"/>
    <w:basedOn w:val="Normln"/>
    <w:next w:val="Normln"/>
    <w:qFormat/>
    <w:rsid w:val="009E69B4"/>
    <w:pPr>
      <w:numPr>
        <w:ilvl w:val="7"/>
        <w:numId w:val="2"/>
      </w:numPr>
      <w:spacing w:before="240" w:after="60"/>
      <w:outlineLvl w:val="7"/>
    </w:pPr>
    <w:rPr>
      <w:i/>
      <w:iCs/>
      <w:szCs w:val="24"/>
    </w:rPr>
  </w:style>
  <w:style w:type="paragraph" w:styleId="Nadpis9">
    <w:name w:val="heading 9"/>
    <w:basedOn w:val="Normln"/>
    <w:next w:val="Normln"/>
    <w:qFormat/>
    <w:rsid w:val="009E69B4"/>
    <w:pPr>
      <w:numPr>
        <w:ilvl w:val="8"/>
        <w:numId w:val="2"/>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ormal01">
    <w:name w:val="normal_01"/>
    <w:basedOn w:val="Normln"/>
    <w:rsid w:val="00B80F50"/>
    <w:pPr>
      <w:spacing w:before="120" w:after="120"/>
    </w:pPr>
  </w:style>
  <w:style w:type="paragraph" w:customStyle="1" w:styleId="bh0">
    <w:name w:val="_bh0"/>
    <w:basedOn w:val="Normln"/>
    <w:next w:val="Normln"/>
    <w:rsid w:val="007F2FF8"/>
    <w:pPr>
      <w:jc w:val="center"/>
    </w:pPr>
    <w:rPr>
      <w:b/>
      <w:bCs/>
      <w:sz w:val="28"/>
    </w:rPr>
  </w:style>
  <w:style w:type="paragraph" w:styleId="Zhlav">
    <w:name w:val="header"/>
    <w:basedOn w:val="Normln"/>
    <w:link w:val="ZhlavChar"/>
    <w:uiPriority w:val="99"/>
    <w:rsid w:val="00C56E05"/>
    <w:pPr>
      <w:tabs>
        <w:tab w:val="center" w:pos="4536"/>
        <w:tab w:val="right" w:pos="9072"/>
      </w:tabs>
    </w:pPr>
  </w:style>
  <w:style w:type="paragraph" w:styleId="Zpat">
    <w:name w:val="footer"/>
    <w:basedOn w:val="Normln"/>
    <w:rsid w:val="00C56E05"/>
    <w:pPr>
      <w:tabs>
        <w:tab w:val="center" w:pos="4536"/>
        <w:tab w:val="right" w:pos="9072"/>
      </w:tabs>
    </w:pPr>
  </w:style>
  <w:style w:type="paragraph" w:styleId="Textbubliny">
    <w:name w:val="Balloon Text"/>
    <w:basedOn w:val="Normln"/>
    <w:semiHidden/>
    <w:rsid w:val="00DE2E05"/>
    <w:rPr>
      <w:rFonts w:ascii="Tahoma" w:hAnsi="Tahoma" w:cs="Tahoma"/>
      <w:sz w:val="16"/>
      <w:szCs w:val="16"/>
    </w:rPr>
  </w:style>
  <w:style w:type="table" w:styleId="Mkatabulky">
    <w:name w:val="Table Grid"/>
    <w:basedOn w:val="Normlntabulka"/>
    <w:rsid w:val="00FA4D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odsazen">
    <w:name w:val="Body Text Indent"/>
    <w:basedOn w:val="Normln"/>
    <w:rsid w:val="00FA4D05"/>
    <w:pPr>
      <w:ind w:left="567"/>
    </w:pPr>
  </w:style>
  <w:style w:type="paragraph" w:customStyle="1" w:styleId="bh1">
    <w:name w:val="_bh1"/>
    <w:basedOn w:val="Normln"/>
    <w:next w:val="bh2"/>
    <w:rsid w:val="00495A98"/>
    <w:pPr>
      <w:numPr>
        <w:numId w:val="1"/>
      </w:numPr>
      <w:spacing w:before="60" w:after="120"/>
      <w:outlineLvl w:val="0"/>
    </w:pPr>
    <w:rPr>
      <w:b/>
      <w:caps/>
      <w:szCs w:val="24"/>
    </w:rPr>
  </w:style>
  <w:style w:type="paragraph" w:customStyle="1" w:styleId="Obsah11">
    <w:name w:val="Obsah 11"/>
    <w:basedOn w:val="Normln"/>
    <w:next w:val="Normln"/>
    <w:autoRedefine/>
    <w:semiHidden/>
    <w:rsid w:val="003D420D"/>
    <w:pPr>
      <w:tabs>
        <w:tab w:val="left" w:pos="480"/>
        <w:tab w:val="right" w:leader="dot" w:pos="9060"/>
      </w:tabs>
    </w:pPr>
    <w:rPr>
      <w:b/>
      <w:caps/>
      <w:szCs w:val="24"/>
    </w:rPr>
  </w:style>
  <w:style w:type="paragraph" w:styleId="Obsah2">
    <w:name w:val="toc 2"/>
    <w:basedOn w:val="Normln"/>
    <w:next w:val="Normln"/>
    <w:autoRedefine/>
    <w:semiHidden/>
    <w:rsid w:val="009E69B4"/>
  </w:style>
  <w:style w:type="character" w:styleId="Hypertextovodkaz">
    <w:name w:val="Hyperlink"/>
    <w:basedOn w:val="Standardnpsmoodstavce"/>
    <w:rsid w:val="009E69B4"/>
    <w:rPr>
      <w:color w:val="0000FF"/>
      <w:u w:val="single"/>
    </w:rPr>
  </w:style>
  <w:style w:type="paragraph" w:customStyle="1" w:styleId="bh2">
    <w:name w:val="_bh2"/>
    <w:basedOn w:val="Normln"/>
    <w:link w:val="bh2Char"/>
    <w:rsid w:val="00495A98"/>
    <w:pPr>
      <w:numPr>
        <w:ilvl w:val="1"/>
        <w:numId w:val="1"/>
      </w:numPr>
      <w:spacing w:before="60" w:after="120"/>
      <w:outlineLvl w:val="1"/>
    </w:pPr>
    <w:rPr>
      <w:u w:val="single"/>
    </w:rPr>
  </w:style>
  <w:style w:type="paragraph" w:customStyle="1" w:styleId="bno">
    <w:name w:val="_bno"/>
    <w:basedOn w:val="Normln"/>
    <w:link w:val="bnoChar"/>
    <w:rsid w:val="003D420D"/>
    <w:pPr>
      <w:spacing w:after="120"/>
      <w:ind w:left="720"/>
    </w:pPr>
  </w:style>
  <w:style w:type="paragraph" w:customStyle="1" w:styleId="bh3">
    <w:name w:val="_bh3"/>
    <w:basedOn w:val="Normln"/>
    <w:link w:val="bh3Char"/>
    <w:rsid w:val="00495A98"/>
    <w:pPr>
      <w:numPr>
        <w:ilvl w:val="2"/>
        <w:numId w:val="1"/>
      </w:numPr>
      <w:spacing w:before="60" w:after="120"/>
      <w:outlineLvl w:val="2"/>
    </w:pPr>
  </w:style>
  <w:style w:type="paragraph" w:styleId="Obsah1">
    <w:name w:val="toc 1"/>
    <w:basedOn w:val="Normln"/>
    <w:next w:val="Normln"/>
    <w:autoRedefine/>
    <w:semiHidden/>
    <w:rsid w:val="005D3E76"/>
    <w:rPr>
      <w:b/>
      <w:caps/>
      <w:szCs w:val="24"/>
    </w:rPr>
  </w:style>
  <w:style w:type="paragraph" w:styleId="Zkladntextodsazen3">
    <w:name w:val="Body Text Indent 3"/>
    <w:basedOn w:val="Normln"/>
    <w:rsid w:val="005C6C78"/>
    <w:pPr>
      <w:spacing w:after="120"/>
      <w:ind w:left="283"/>
    </w:pPr>
    <w:rPr>
      <w:sz w:val="16"/>
      <w:szCs w:val="16"/>
    </w:rPr>
  </w:style>
  <w:style w:type="paragraph" w:customStyle="1" w:styleId="Standardnte">
    <w:name w:val="Standardní te"/>
    <w:rsid w:val="005C6C78"/>
    <w:pPr>
      <w:widowControl w:val="0"/>
    </w:pPr>
    <w:rPr>
      <w:snapToGrid w:val="0"/>
      <w:color w:val="000000"/>
      <w:sz w:val="24"/>
      <w:lang w:val="en-US" w:eastAsia="en-US"/>
    </w:rPr>
  </w:style>
  <w:style w:type="paragraph" w:styleId="Textkomente">
    <w:name w:val="annotation text"/>
    <w:basedOn w:val="Normln"/>
    <w:link w:val="TextkomenteChar"/>
    <w:rsid w:val="005C6C78"/>
    <w:rPr>
      <w:lang w:eastAsia="en-US"/>
    </w:rPr>
  </w:style>
  <w:style w:type="paragraph" w:customStyle="1" w:styleId="Dl">
    <w:name w:val="Díl"/>
    <w:basedOn w:val="Normln"/>
    <w:rsid w:val="006E13A5"/>
    <w:pPr>
      <w:keepNext/>
      <w:jc w:val="center"/>
    </w:pPr>
    <w:rPr>
      <w:rFonts w:ascii="Tahoma" w:hAnsi="Tahoma"/>
      <w:lang w:eastAsia="en-US"/>
    </w:rPr>
  </w:style>
  <w:style w:type="character" w:customStyle="1" w:styleId="bnoChar">
    <w:name w:val="_bno Char"/>
    <w:basedOn w:val="Standardnpsmoodstavce"/>
    <w:link w:val="bno"/>
    <w:rsid w:val="00A80BE9"/>
    <w:rPr>
      <w:sz w:val="24"/>
      <w:lang w:val="cs-CZ" w:eastAsia="cs-CZ" w:bidi="ar-SA"/>
    </w:rPr>
  </w:style>
  <w:style w:type="character" w:styleId="slostrnky">
    <w:name w:val="page number"/>
    <w:basedOn w:val="Standardnpsmoodstavce"/>
    <w:rsid w:val="001A5038"/>
  </w:style>
  <w:style w:type="character" w:styleId="Odkaznakoment">
    <w:name w:val="annotation reference"/>
    <w:basedOn w:val="Standardnpsmoodstavce"/>
    <w:rsid w:val="00495A98"/>
    <w:rPr>
      <w:sz w:val="16"/>
      <w:szCs w:val="16"/>
    </w:rPr>
  </w:style>
  <w:style w:type="paragraph" w:styleId="Pedmtkomente">
    <w:name w:val="annotation subject"/>
    <w:basedOn w:val="Textkomente"/>
    <w:next w:val="Textkomente"/>
    <w:semiHidden/>
    <w:rsid w:val="00495A98"/>
    <w:rPr>
      <w:b/>
      <w:bCs/>
      <w:sz w:val="20"/>
      <w:lang w:eastAsia="cs-CZ"/>
    </w:rPr>
  </w:style>
  <w:style w:type="paragraph" w:customStyle="1" w:styleId="bh4">
    <w:name w:val="_bh4"/>
    <w:basedOn w:val="Normln"/>
    <w:rsid w:val="00495A98"/>
    <w:pPr>
      <w:numPr>
        <w:ilvl w:val="3"/>
        <w:numId w:val="1"/>
      </w:numPr>
    </w:pPr>
  </w:style>
  <w:style w:type="character" w:customStyle="1" w:styleId="platne1">
    <w:name w:val="platne1"/>
    <w:basedOn w:val="Standardnpsmoodstavce"/>
    <w:rsid w:val="00C904FB"/>
  </w:style>
  <w:style w:type="character" w:customStyle="1" w:styleId="bh2Char">
    <w:name w:val="_bh2 Char"/>
    <w:link w:val="bh2"/>
    <w:rsid w:val="00CD521B"/>
    <w:rPr>
      <w:sz w:val="24"/>
      <w:u w:val="single"/>
    </w:rPr>
  </w:style>
  <w:style w:type="character" w:customStyle="1" w:styleId="bh3Char">
    <w:name w:val="_bh3 Char"/>
    <w:link w:val="bh3"/>
    <w:rsid w:val="00CD521B"/>
    <w:rPr>
      <w:sz w:val="24"/>
    </w:rPr>
  </w:style>
  <w:style w:type="paragraph" w:customStyle="1" w:styleId="Bezmezer1">
    <w:name w:val="Bez mezer1"/>
    <w:qFormat/>
    <w:rsid w:val="00F14D88"/>
    <w:rPr>
      <w:rFonts w:ascii="Calibri" w:hAnsi="Calibri"/>
      <w:sz w:val="22"/>
      <w:szCs w:val="22"/>
      <w:lang w:eastAsia="en-US"/>
    </w:rPr>
  </w:style>
  <w:style w:type="paragraph" w:customStyle="1" w:styleId="Stylbh2Ped12bdkovnPesn16b">
    <w:name w:val="Styl _bh2 + Před:  12 b. Řádkování:  Přesně 16 b."/>
    <w:basedOn w:val="bh2"/>
    <w:rsid w:val="00F14D88"/>
    <w:pPr>
      <w:keepNext/>
      <w:numPr>
        <w:numId w:val="2"/>
      </w:numPr>
      <w:spacing w:before="240" w:line="320" w:lineRule="exact"/>
    </w:pPr>
    <w:rPr>
      <w:lang w:val="x-none" w:eastAsia="x-none"/>
    </w:rPr>
  </w:style>
  <w:style w:type="paragraph" w:customStyle="1" w:styleId="ListArabic1">
    <w:name w:val="List Arabic 1"/>
    <w:basedOn w:val="Normln"/>
    <w:next w:val="Zkladntext"/>
    <w:rsid w:val="00FE6D37"/>
    <w:pPr>
      <w:numPr>
        <w:numId w:val="22"/>
      </w:numPr>
      <w:tabs>
        <w:tab w:val="left" w:pos="22"/>
      </w:tabs>
      <w:spacing w:after="200" w:line="288" w:lineRule="auto"/>
    </w:pPr>
    <w:rPr>
      <w:sz w:val="22"/>
      <w:szCs w:val="22"/>
      <w:lang w:eastAsia="en-GB"/>
    </w:rPr>
  </w:style>
  <w:style w:type="paragraph" w:customStyle="1" w:styleId="ListArabic2">
    <w:name w:val="List Arabic 2"/>
    <w:basedOn w:val="Normln"/>
    <w:next w:val="Zkladntext2"/>
    <w:rsid w:val="00FE6D37"/>
    <w:pPr>
      <w:numPr>
        <w:ilvl w:val="1"/>
        <w:numId w:val="22"/>
      </w:numPr>
      <w:tabs>
        <w:tab w:val="left" w:pos="50"/>
      </w:tabs>
      <w:spacing w:after="200" w:line="288" w:lineRule="auto"/>
    </w:pPr>
    <w:rPr>
      <w:sz w:val="22"/>
      <w:szCs w:val="22"/>
      <w:lang w:eastAsia="en-GB"/>
    </w:rPr>
  </w:style>
  <w:style w:type="paragraph" w:customStyle="1" w:styleId="ListArabic3">
    <w:name w:val="List Arabic 3"/>
    <w:basedOn w:val="Normln"/>
    <w:next w:val="Zkladntext3"/>
    <w:rsid w:val="00FE6D37"/>
    <w:pPr>
      <w:numPr>
        <w:ilvl w:val="2"/>
        <w:numId w:val="22"/>
      </w:numPr>
      <w:tabs>
        <w:tab w:val="left" w:pos="68"/>
      </w:tabs>
      <w:spacing w:after="200" w:line="288" w:lineRule="auto"/>
    </w:pPr>
    <w:rPr>
      <w:sz w:val="22"/>
      <w:szCs w:val="22"/>
      <w:lang w:eastAsia="en-GB"/>
    </w:rPr>
  </w:style>
  <w:style w:type="paragraph" w:styleId="Zkladntext">
    <w:name w:val="Body Text"/>
    <w:basedOn w:val="Normln"/>
    <w:link w:val="ZkladntextChar"/>
    <w:rsid w:val="00FE6D37"/>
    <w:pPr>
      <w:spacing w:after="120"/>
    </w:pPr>
  </w:style>
  <w:style w:type="character" w:customStyle="1" w:styleId="ZkladntextChar">
    <w:name w:val="Základní text Char"/>
    <w:basedOn w:val="Standardnpsmoodstavce"/>
    <w:link w:val="Zkladntext"/>
    <w:rsid w:val="00FE6D37"/>
    <w:rPr>
      <w:sz w:val="24"/>
    </w:rPr>
  </w:style>
  <w:style w:type="character" w:customStyle="1" w:styleId="platne">
    <w:name w:val="platne"/>
    <w:basedOn w:val="Standardnpsmoodstavce"/>
    <w:rsid w:val="00FE6D37"/>
  </w:style>
  <w:style w:type="paragraph" w:styleId="Zkladntext2">
    <w:name w:val="Body Text 2"/>
    <w:basedOn w:val="Normln"/>
    <w:link w:val="Zkladntext2Char"/>
    <w:semiHidden/>
    <w:unhideWhenUsed/>
    <w:rsid w:val="00FE6D37"/>
    <w:pPr>
      <w:spacing w:after="120" w:line="480" w:lineRule="auto"/>
    </w:pPr>
  </w:style>
  <w:style w:type="character" w:customStyle="1" w:styleId="Zkladntext2Char">
    <w:name w:val="Základní text 2 Char"/>
    <w:basedOn w:val="Standardnpsmoodstavce"/>
    <w:link w:val="Zkladntext2"/>
    <w:semiHidden/>
    <w:rsid w:val="00FE6D37"/>
    <w:rPr>
      <w:sz w:val="24"/>
    </w:rPr>
  </w:style>
  <w:style w:type="paragraph" w:styleId="Zkladntext3">
    <w:name w:val="Body Text 3"/>
    <w:basedOn w:val="Normln"/>
    <w:link w:val="Zkladntext3Char"/>
    <w:semiHidden/>
    <w:unhideWhenUsed/>
    <w:rsid w:val="00FE6D37"/>
    <w:pPr>
      <w:spacing w:after="120"/>
    </w:pPr>
    <w:rPr>
      <w:sz w:val="16"/>
      <w:szCs w:val="16"/>
    </w:rPr>
  </w:style>
  <w:style w:type="character" w:customStyle="1" w:styleId="Zkladntext3Char">
    <w:name w:val="Základní text 3 Char"/>
    <w:basedOn w:val="Standardnpsmoodstavce"/>
    <w:link w:val="Zkladntext3"/>
    <w:semiHidden/>
    <w:rsid w:val="00FE6D37"/>
    <w:rPr>
      <w:sz w:val="16"/>
      <w:szCs w:val="16"/>
    </w:rPr>
  </w:style>
  <w:style w:type="paragraph" w:styleId="Odstavecseseznamem">
    <w:name w:val="List Paragraph"/>
    <w:basedOn w:val="Normln"/>
    <w:uiPriority w:val="34"/>
    <w:qFormat/>
    <w:rsid w:val="00437211"/>
    <w:pPr>
      <w:ind w:left="720"/>
      <w:contextualSpacing/>
    </w:pPr>
  </w:style>
  <w:style w:type="character" w:customStyle="1" w:styleId="ZhlavChar">
    <w:name w:val="Záhlaví Char"/>
    <w:link w:val="Zhlav"/>
    <w:uiPriority w:val="99"/>
    <w:rsid w:val="008925A4"/>
    <w:rPr>
      <w:sz w:val="24"/>
    </w:rPr>
  </w:style>
  <w:style w:type="character" w:customStyle="1" w:styleId="DeltaViewInsertion">
    <w:name w:val="DeltaView Insertion"/>
    <w:uiPriority w:val="99"/>
    <w:rsid w:val="008925A4"/>
    <w:rPr>
      <w:color w:val="0000FF"/>
      <w:u w:val="double"/>
    </w:rPr>
  </w:style>
  <w:style w:type="character" w:customStyle="1" w:styleId="TextkomenteChar">
    <w:name w:val="Text komentáře Char"/>
    <w:link w:val="Textkomente"/>
    <w:uiPriority w:val="99"/>
    <w:rsid w:val="00DC7E59"/>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737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74C3A-10C9-4874-B556-2B0AE67A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3912</Words>
  <Characters>23081</Characters>
  <Application>Microsoft Office Word</Application>
  <DocSecurity>0</DocSecurity>
  <Lines>192</Lines>
  <Paragraphs>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26940</CharactersWithSpaces>
  <SharedDoc>false</SharedDoc>
  <HLinks>
    <vt:vector size="84" baseType="variant">
      <vt:variant>
        <vt:i4>1245236</vt:i4>
      </vt:variant>
      <vt:variant>
        <vt:i4>95</vt:i4>
      </vt:variant>
      <vt:variant>
        <vt:i4>0</vt:i4>
      </vt:variant>
      <vt:variant>
        <vt:i4>5</vt:i4>
      </vt:variant>
      <vt:variant>
        <vt:lpwstr/>
      </vt:variant>
      <vt:variant>
        <vt:lpwstr>_Toc115599990</vt:lpwstr>
      </vt:variant>
      <vt:variant>
        <vt:i4>1179700</vt:i4>
      </vt:variant>
      <vt:variant>
        <vt:i4>89</vt:i4>
      </vt:variant>
      <vt:variant>
        <vt:i4>0</vt:i4>
      </vt:variant>
      <vt:variant>
        <vt:i4>5</vt:i4>
      </vt:variant>
      <vt:variant>
        <vt:lpwstr/>
      </vt:variant>
      <vt:variant>
        <vt:lpwstr>_Toc115599989</vt:lpwstr>
      </vt:variant>
      <vt:variant>
        <vt:i4>1179700</vt:i4>
      </vt:variant>
      <vt:variant>
        <vt:i4>83</vt:i4>
      </vt:variant>
      <vt:variant>
        <vt:i4>0</vt:i4>
      </vt:variant>
      <vt:variant>
        <vt:i4>5</vt:i4>
      </vt:variant>
      <vt:variant>
        <vt:lpwstr/>
      </vt:variant>
      <vt:variant>
        <vt:lpwstr>_Toc115599988</vt:lpwstr>
      </vt:variant>
      <vt:variant>
        <vt:i4>1179700</vt:i4>
      </vt:variant>
      <vt:variant>
        <vt:i4>77</vt:i4>
      </vt:variant>
      <vt:variant>
        <vt:i4>0</vt:i4>
      </vt:variant>
      <vt:variant>
        <vt:i4>5</vt:i4>
      </vt:variant>
      <vt:variant>
        <vt:lpwstr/>
      </vt:variant>
      <vt:variant>
        <vt:lpwstr>_Toc115599987</vt:lpwstr>
      </vt:variant>
      <vt:variant>
        <vt:i4>1179700</vt:i4>
      </vt:variant>
      <vt:variant>
        <vt:i4>71</vt:i4>
      </vt:variant>
      <vt:variant>
        <vt:i4>0</vt:i4>
      </vt:variant>
      <vt:variant>
        <vt:i4>5</vt:i4>
      </vt:variant>
      <vt:variant>
        <vt:lpwstr/>
      </vt:variant>
      <vt:variant>
        <vt:lpwstr>_Toc115599986</vt:lpwstr>
      </vt:variant>
      <vt:variant>
        <vt:i4>1179700</vt:i4>
      </vt:variant>
      <vt:variant>
        <vt:i4>65</vt:i4>
      </vt:variant>
      <vt:variant>
        <vt:i4>0</vt:i4>
      </vt:variant>
      <vt:variant>
        <vt:i4>5</vt:i4>
      </vt:variant>
      <vt:variant>
        <vt:lpwstr/>
      </vt:variant>
      <vt:variant>
        <vt:lpwstr>_Toc115599985</vt:lpwstr>
      </vt:variant>
      <vt:variant>
        <vt:i4>1179700</vt:i4>
      </vt:variant>
      <vt:variant>
        <vt:i4>59</vt:i4>
      </vt:variant>
      <vt:variant>
        <vt:i4>0</vt:i4>
      </vt:variant>
      <vt:variant>
        <vt:i4>5</vt:i4>
      </vt:variant>
      <vt:variant>
        <vt:lpwstr/>
      </vt:variant>
      <vt:variant>
        <vt:lpwstr>_Toc115599984</vt:lpwstr>
      </vt:variant>
      <vt:variant>
        <vt:i4>1179700</vt:i4>
      </vt:variant>
      <vt:variant>
        <vt:i4>53</vt:i4>
      </vt:variant>
      <vt:variant>
        <vt:i4>0</vt:i4>
      </vt:variant>
      <vt:variant>
        <vt:i4>5</vt:i4>
      </vt:variant>
      <vt:variant>
        <vt:lpwstr/>
      </vt:variant>
      <vt:variant>
        <vt:lpwstr>_Toc115599983</vt:lpwstr>
      </vt:variant>
      <vt:variant>
        <vt:i4>1179700</vt:i4>
      </vt:variant>
      <vt:variant>
        <vt:i4>47</vt:i4>
      </vt:variant>
      <vt:variant>
        <vt:i4>0</vt:i4>
      </vt:variant>
      <vt:variant>
        <vt:i4>5</vt:i4>
      </vt:variant>
      <vt:variant>
        <vt:lpwstr/>
      </vt:variant>
      <vt:variant>
        <vt:lpwstr>_Toc115599982</vt:lpwstr>
      </vt:variant>
      <vt:variant>
        <vt:i4>1179700</vt:i4>
      </vt:variant>
      <vt:variant>
        <vt:i4>41</vt:i4>
      </vt:variant>
      <vt:variant>
        <vt:i4>0</vt:i4>
      </vt:variant>
      <vt:variant>
        <vt:i4>5</vt:i4>
      </vt:variant>
      <vt:variant>
        <vt:lpwstr/>
      </vt:variant>
      <vt:variant>
        <vt:lpwstr>_Toc115599981</vt:lpwstr>
      </vt:variant>
      <vt:variant>
        <vt:i4>1179700</vt:i4>
      </vt:variant>
      <vt:variant>
        <vt:i4>35</vt:i4>
      </vt:variant>
      <vt:variant>
        <vt:i4>0</vt:i4>
      </vt:variant>
      <vt:variant>
        <vt:i4>5</vt:i4>
      </vt:variant>
      <vt:variant>
        <vt:lpwstr/>
      </vt:variant>
      <vt:variant>
        <vt:lpwstr>_Toc115599980</vt:lpwstr>
      </vt:variant>
      <vt:variant>
        <vt:i4>1900596</vt:i4>
      </vt:variant>
      <vt:variant>
        <vt:i4>29</vt:i4>
      </vt:variant>
      <vt:variant>
        <vt:i4>0</vt:i4>
      </vt:variant>
      <vt:variant>
        <vt:i4>5</vt:i4>
      </vt:variant>
      <vt:variant>
        <vt:lpwstr/>
      </vt:variant>
      <vt:variant>
        <vt:lpwstr>_Toc115599979</vt:lpwstr>
      </vt:variant>
      <vt:variant>
        <vt:i4>1900596</vt:i4>
      </vt:variant>
      <vt:variant>
        <vt:i4>23</vt:i4>
      </vt:variant>
      <vt:variant>
        <vt:i4>0</vt:i4>
      </vt:variant>
      <vt:variant>
        <vt:i4>5</vt:i4>
      </vt:variant>
      <vt:variant>
        <vt:lpwstr/>
      </vt:variant>
      <vt:variant>
        <vt:lpwstr>_Toc115599978</vt:lpwstr>
      </vt:variant>
      <vt:variant>
        <vt:i4>1900596</vt:i4>
      </vt:variant>
      <vt:variant>
        <vt:i4>17</vt:i4>
      </vt:variant>
      <vt:variant>
        <vt:i4>0</vt:i4>
      </vt:variant>
      <vt:variant>
        <vt:i4>5</vt:i4>
      </vt:variant>
      <vt:variant>
        <vt:lpwstr/>
      </vt:variant>
      <vt:variant>
        <vt:lpwstr>_Toc115599977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2016-01-31T21:09:00Z</dcterms:created>
  <dcterms:modified xsi:type="dcterms:W3CDTF">2017-03-03T12:19:00Z</dcterms:modified>
</cp:coreProperties>
</file>